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6D3661" w:rsidRDefault="00AB4C79">
      <w:pPr>
        <w:jc w:val="right"/>
      </w:pPr>
      <w:r>
        <w:rPr>
          <w:sz w:val="28"/>
          <w:szCs w:val="28"/>
          <w:rtl/>
        </w:rPr>
        <w:t>בס"ד</w:t>
      </w:r>
    </w:p>
    <w:p w:rsidR="003371E0" w:rsidRDefault="003371E0">
      <w:pPr>
        <w:pStyle w:val="Title"/>
        <w:jc w:val="center"/>
        <w:rPr>
          <w:b/>
          <w:i/>
          <w:sz w:val="72"/>
          <w:szCs w:val="72"/>
          <w:u w:val="single"/>
        </w:rPr>
      </w:pPr>
    </w:p>
    <w:p w:rsidR="003371E0" w:rsidRDefault="003371E0">
      <w:pPr>
        <w:pStyle w:val="Title"/>
        <w:jc w:val="center"/>
        <w:rPr>
          <w:b/>
          <w:i/>
          <w:sz w:val="72"/>
          <w:szCs w:val="72"/>
          <w:u w:val="single"/>
        </w:rPr>
      </w:pPr>
      <w:r>
        <w:rPr>
          <w:noProof/>
          <w:sz w:val="28"/>
          <w:szCs w:val="28"/>
        </w:rPr>
        <w:drawing>
          <wp:inline distT="0" distB="0" distL="0" distR="0">
            <wp:extent cx="5467350" cy="4210050"/>
            <wp:effectExtent l="0" t="0" r="0" b="0"/>
            <wp:docPr id="11" name="Picture 11" descr="C:\Users\Shalom\AppData\Local\Microsoft\Windows\INetCacheContent.Word\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lom\AppData\Local\Microsoft\Windows\INetCacheContent.Word\unname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7350" cy="4210050"/>
                    </a:xfrm>
                    <a:prstGeom prst="rect">
                      <a:avLst/>
                    </a:prstGeom>
                    <a:noFill/>
                    <a:ln>
                      <a:noFill/>
                    </a:ln>
                  </pic:spPr>
                </pic:pic>
              </a:graphicData>
            </a:graphic>
          </wp:inline>
        </w:drawing>
      </w:r>
    </w:p>
    <w:p w:rsidR="003371E0" w:rsidRDefault="003371E0">
      <w:pPr>
        <w:pStyle w:val="Title"/>
        <w:jc w:val="center"/>
        <w:rPr>
          <w:b/>
          <w:i/>
          <w:sz w:val="72"/>
          <w:szCs w:val="72"/>
          <w:u w:val="single"/>
        </w:rPr>
      </w:pPr>
    </w:p>
    <w:p w:rsidR="003371E0" w:rsidRDefault="003371E0">
      <w:pPr>
        <w:pStyle w:val="Title"/>
        <w:jc w:val="center"/>
        <w:rPr>
          <w:b/>
          <w:i/>
          <w:sz w:val="72"/>
          <w:szCs w:val="72"/>
          <w:u w:val="single"/>
        </w:rPr>
      </w:pPr>
    </w:p>
    <w:p w:rsidR="003371E0" w:rsidRDefault="003371E0">
      <w:pPr>
        <w:pStyle w:val="Title"/>
        <w:jc w:val="center"/>
        <w:rPr>
          <w:b/>
          <w:i/>
          <w:sz w:val="72"/>
          <w:szCs w:val="72"/>
          <w:u w:val="single"/>
        </w:rPr>
      </w:pPr>
    </w:p>
    <w:p w:rsidR="003371E0" w:rsidRDefault="003371E0">
      <w:pPr>
        <w:pStyle w:val="Title"/>
        <w:jc w:val="center"/>
        <w:rPr>
          <w:b/>
          <w:i/>
          <w:sz w:val="72"/>
          <w:szCs w:val="72"/>
          <w:u w:val="single"/>
        </w:rPr>
      </w:pPr>
    </w:p>
    <w:p w:rsidR="006D3661" w:rsidRDefault="00AB4C79">
      <w:pPr>
        <w:pStyle w:val="Title"/>
        <w:jc w:val="center"/>
      </w:pPr>
      <w:r>
        <w:rPr>
          <w:b/>
          <w:i/>
          <w:sz w:val="72"/>
          <w:szCs w:val="72"/>
          <w:u w:val="single"/>
        </w:rPr>
        <w:lastRenderedPageBreak/>
        <w:t>Project 8 – SGX Based File Encryption Program “My-Safe”</w:t>
      </w:r>
    </w:p>
    <w:p w:rsidR="006D3661" w:rsidRDefault="006D3661">
      <w:pPr>
        <w:ind w:left="720" w:firstLine="720"/>
      </w:pPr>
    </w:p>
    <w:p w:rsidR="006D3661" w:rsidRDefault="006D3661">
      <w:pPr>
        <w:ind w:left="720" w:firstLine="720"/>
      </w:pPr>
    </w:p>
    <w:p w:rsidR="006D3661" w:rsidRDefault="006D3661">
      <w:pPr>
        <w:ind w:left="720" w:firstLine="720"/>
      </w:pPr>
    </w:p>
    <w:p w:rsidR="006D3661" w:rsidRDefault="006D3661">
      <w:pPr>
        <w:ind w:left="720" w:firstLine="720"/>
      </w:pPr>
    </w:p>
    <w:p w:rsidR="006D3661" w:rsidRDefault="00AB4C79">
      <w:pPr>
        <w:ind w:left="720" w:firstLine="720"/>
      </w:pPr>
      <w:r>
        <w:rPr>
          <w:sz w:val="28"/>
          <w:szCs w:val="28"/>
        </w:rPr>
        <w:t>Created by – Ezra Block and Shy Tennenbaum</w:t>
      </w:r>
    </w:p>
    <w:p w:rsidR="006D3661" w:rsidRDefault="00AB4C79">
      <w:pPr>
        <w:ind w:left="720" w:firstLine="720"/>
      </w:pPr>
      <w:r>
        <w:rPr>
          <w:sz w:val="28"/>
          <w:szCs w:val="28"/>
        </w:rPr>
        <w:t>Instructor – Arie Haenel</w:t>
      </w:r>
    </w:p>
    <w:p w:rsidR="006D3661" w:rsidRDefault="00AB4C79">
      <w:pPr>
        <w:ind w:left="720" w:firstLine="720"/>
      </w:pPr>
      <w:r>
        <w:rPr>
          <w:sz w:val="28"/>
          <w:szCs w:val="28"/>
        </w:rPr>
        <w:t>Year – 5777 (2016 – 2017)</w:t>
      </w:r>
    </w:p>
    <w:p w:rsidR="006D3661" w:rsidRDefault="00AB4C79">
      <w:pPr>
        <w:ind w:left="720" w:firstLine="720"/>
      </w:pPr>
      <w:r>
        <w:rPr>
          <w:sz w:val="28"/>
          <w:szCs w:val="28"/>
        </w:rPr>
        <w:t xml:space="preserve">Semester - First Semester </w:t>
      </w:r>
    </w:p>
    <w:p w:rsidR="006D3661" w:rsidRDefault="00AB4C79">
      <w:pPr>
        <w:ind w:left="720" w:firstLine="720"/>
      </w:pPr>
      <w:r>
        <w:rPr>
          <w:sz w:val="28"/>
          <w:szCs w:val="28"/>
        </w:rPr>
        <w:t>Faculty – Computer Science</w:t>
      </w:r>
    </w:p>
    <w:p w:rsidR="006D3661" w:rsidRDefault="00AB4C79">
      <w:pPr>
        <w:ind w:left="720" w:firstLine="720"/>
      </w:pPr>
      <w:r>
        <w:rPr>
          <w:sz w:val="28"/>
          <w:szCs w:val="28"/>
        </w:rPr>
        <w:t>Course – Fundamentals For Software Security</w:t>
      </w:r>
    </w:p>
    <w:p w:rsidR="006D3661" w:rsidRDefault="00AB4C79">
      <w:pPr>
        <w:ind w:left="720" w:firstLine="720"/>
      </w:pPr>
      <w:r>
        <w:rPr>
          <w:sz w:val="28"/>
          <w:szCs w:val="28"/>
        </w:rPr>
        <w:t>Institution – Jerusalem College of Technology (JCT)</w:t>
      </w:r>
    </w:p>
    <w:p w:rsidR="006D3661" w:rsidRDefault="00AB4C79">
      <w:pPr>
        <w:ind w:left="720" w:firstLine="720"/>
      </w:pPr>
      <w:r>
        <w:rPr>
          <w:sz w:val="28"/>
          <w:szCs w:val="28"/>
        </w:rPr>
        <w:t xml:space="preserve">Programming Languages Used – C++, C# </w:t>
      </w:r>
      <w:r>
        <w:rPr>
          <w:sz w:val="28"/>
          <w:szCs w:val="28"/>
        </w:rPr>
        <w:br/>
      </w:r>
    </w:p>
    <w:p w:rsidR="006D3661" w:rsidRDefault="006D3661"/>
    <w:p w:rsidR="006D3661" w:rsidRDefault="006D3661"/>
    <w:p w:rsidR="006D3661" w:rsidRDefault="006D3661"/>
    <w:p w:rsidR="006D3661" w:rsidRDefault="006D3661"/>
    <w:p w:rsidR="006D3661" w:rsidRDefault="006D3661"/>
    <w:p w:rsidR="00C07FF8" w:rsidRDefault="00C07FF8">
      <w:pPr>
        <w:rPr>
          <w:color w:val="2F5496"/>
          <w:sz w:val="60"/>
          <w:szCs w:val="60"/>
        </w:rPr>
      </w:pPr>
    </w:p>
    <w:p w:rsidR="006D3661" w:rsidRDefault="00AB4C79">
      <w:r>
        <w:rPr>
          <w:color w:val="2F5496"/>
          <w:sz w:val="60"/>
          <w:szCs w:val="60"/>
        </w:rPr>
        <w:lastRenderedPageBreak/>
        <w:t>Table of Contents</w:t>
      </w:r>
    </w:p>
    <w:p w:rsidR="00C07FF8" w:rsidRDefault="00C07FF8" w:rsidP="00C07FF8">
      <w:pPr>
        <w:rPr>
          <w:sz w:val="36"/>
          <w:szCs w:val="36"/>
        </w:rPr>
      </w:pPr>
    </w:p>
    <w:p w:rsidR="007D0731" w:rsidRDefault="007D0731" w:rsidP="00C07FF8">
      <w:pPr>
        <w:rPr>
          <w:sz w:val="36"/>
          <w:szCs w:val="36"/>
        </w:rPr>
      </w:pPr>
      <w:r>
        <w:rPr>
          <w:sz w:val="36"/>
          <w:szCs w:val="36"/>
        </w:rPr>
        <w:t>Abstract ----------------------------------------------------------</w:t>
      </w:r>
      <w:r w:rsidR="003371E0">
        <w:rPr>
          <w:sz w:val="36"/>
          <w:szCs w:val="36"/>
        </w:rPr>
        <w:t xml:space="preserve">  4</w:t>
      </w:r>
    </w:p>
    <w:p w:rsidR="006D3661" w:rsidRDefault="00AB4C79" w:rsidP="00C07FF8">
      <w:pPr>
        <w:rPr>
          <w:sz w:val="36"/>
          <w:szCs w:val="36"/>
        </w:rPr>
      </w:pPr>
      <w:r>
        <w:rPr>
          <w:sz w:val="36"/>
          <w:szCs w:val="36"/>
        </w:rPr>
        <w:t>Introduction ------------------------</w:t>
      </w:r>
      <w:r w:rsidR="007D0731">
        <w:rPr>
          <w:sz w:val="36"/>
          <w:szCs w:val="36"/>
        </w:rPr>
        <w:t xml:space="preserve">-----------------------------  </w:t>
      </w:r>
      <w:r w:rsidR="003371E0">
        <w:rPr>
          <w:sz w:val="36"/>
          <w:szCs w:val="36"/>
        </w:rPr>
        <w:t>5</w:t>
      </w:r>
    </w:p>
    <w:p w:rsidR="00C07FF8" w:rsidRPr="00C07FF8" w:rsidRDefault="00C07FF8" w:rsidP="00C07FF8">
      <w:pPr>
        <w:pStyle w:val="ListParagraph"/>
        <w:numPr>
          <w:ilvl w:val="0"/>
          <w:numId w:val="4"/>
        </w:numPr>
      </w:pPr>
      <w:r>
        <w:rPr>
          <w:sz w:val="28"/>
          <w:szCs w:val="28"/>
        </w:rPr>
        <w:t xml:space="preserve">The Issue --------------------------------------------------------------------- </w:t>
      </w:r>
      <w:r w:rsidR="007D0731">
        <w:rPr>
          <w:sz w:val="28"/>
          <w:szCs w:val="28"/>
        </w:rPr>
        <w:t xml:space="preserve">  5</w:t>
      </w:r>
    </w:p>
    <w:p w:rsidR="00C07FF8" w:rsidRPr="00C07FF8" w:rsidRDefault="00C07FF8" w:rsidP="00C07FF8">
      <w:pPr>
        <w:pStyle w:val="ListParagraph"/>
        <w:numPr>
          <w:ilvl w:val="0"/>
          <w:numId w:val="4"/>
        </w:numPr>
      </w:pPr>
      <w:r w:rsidRPr="00C07FF8">
        <w:rPr>
          <w:sz w:val="28"/>
          <w:szCs w:val="28"/>
        </w:rPr>
        <w:t>The Solution -------------------------------------</w:t>
      </w:r>
      <w:r w:rsidR="007D0731">
        <w:rPr>
          <w:sz w:val="28"/>
          <w:szCs w:val="28"/>
        </w:rPr>
        <w:t>----------------------------   6</w:t>
      </w:r>
    </w:p>
    <w:p w:rsidR="00C07FF8" w:rsidRDefault="00C07FF8" w:rsidP="00C07FF8">
      <w:pPr>
        <w:rPr>
          <w:sz w:val="36"/>
          <w:szCs w:val="36"/>
        </w:rPr>
      </w:pPr>
      <w:r>
        <w:rPr>
          <w:sz w:val="36"/>
          <w:szCs w:val="36"/>
        </w:rPr>
        <w:t xml:space="preserve">Solution in Depth ----------------------------------------------- </w:t>
      </w:r>
      <w:r w:rsidR="007D0731">
        <w:rPr>
          <w:sz w:val="36"/>
          <w:szCs w:val="36"/>
        </w:rPr>
        <w:t xml:space="preserve"> 7</w:t>
      </w:r>
    </w:p>
    <w:p w:rsidR="00C07FF8" w:rsidRDefault="00C07FF8" w:rsidP="00C07FF8">
      <w:pPr>
        <w:pStyle w:val="ListParagraph"/>
        <w:numPr>
          <w:ilvl w:val="0"/>
          <w:numId w:val="7"/>
        </w:numPr>
        <w:rPr>
          <w:sz w:val="28"/>
          <w:szCs w:val="28"/>
        </w:rPr>
      </w:pPr>
      <w:r>
        <w:rPr>
          <w:sz w:val="28"/>
          <w:szCs w:val="28"/>
        </w:rPr>
        <w:t>Solution Layout ---------------------------------</w:t>
      </w:r>
      <w:r w:rsidR="007D0731">
        <w:rPr>
          <w:sz w:val="28"/>
          <w:szCs w:val="28"/>
        </w:rPr>
        <w:t>----------------------------   7</w:t>
      </w:r>
    </w:p>
    <w:p w:rsidR="00C07FF8" w:rsidRDefault="00C07FF8" w:rsidP="00C07FF8">
      <w:pPr>
        <w:pStyle w:val="ListParagraph"/>
        <w:numPr>
          <w:ilvl w:val="0"/>
          <w:numId w:val="7"/>
        </w:numPr>
        <w:rPr>
          <w:sz w:val="28"/>
          <w:szCs w:val="28"/>
        </w:rPr>
      </w:pPr>
      <w:r>
        <w:rPr>
          <w:sz w:val="28"/>
          <w:szCs w:val="28"/>
        </w:rPr>
        <w:t xml:space="preserve">Creation of a Vault ---------------------------------------------------------   </w:t>
      </w:r>
      <w:r w:rsidR="007D0731">
        <w:rPr>
          <w:sz w:val="28"/>
          <w:szCs w:val="28"/>
        </w:rPr>
        <w:t>9</w:t>
      </w:r>
    </w:p>
    <w:p w:rsidR="00C07FF8" w:rsidRDefault="00C07FF8" w:rsidP="00C07FF8">
      <w:pPr>
        <w:pStyle w:val="ListParagraph"/>
        <w:numPr>
          <w:ilvl w:val="0"/>
          <w:numId w:val="7"/>
        </w:numPr>
        <w:rPr>
          <w:sz w:val="28"/>
          <w:szCs w:val="28"/>
        </w:rPr>
      </w:pPr>
      <w:r>
        <w:rPr>
          <w:sz w:val="28"/>
          <w:szCs w:val="28"/>
        </w:rPr>
        <w:t xml:space="preserve">Loading an Existing Vault -------------------------------------------------  </w:t>
      </w:r>
      <w:r w:rsidR="007D0731">
        <w:rPr>
          <w:sz w:val="28"/>
          <w:szCs w:val="28"/>
        </w:rPr>
        <w:t>11</w:t>
      </w:r>
    </w:p>
    <w:p w:rsidR="00C07FF8" w:rsidRDefault="00C07FF8" w:rsidP="00C07FF8">
      <w:pPr>
        <w:pStyle w:val="ListParagraph"/>
        <w:numPr>
          <w:ilvl w:val="0"/>
          <w:numId w:val="7"/>
        </w:numPr>
        <w:rPr>
          <w:sz w:val="28"/>
          <w:szCs w:val="28"/>
        </w:rPr>
      </w:pPr>
      <w:r>
        <w:rPr>
          <w:sz w:val="28"/>
          <w:szCs w:val="28"/>
        </w:rPr>
        <w:t xml:space="preserve">Encryption Process ---------------------------------------------------------  </w:t>
      </w:r>
      <w:r w:rsidR="007D0731">
        <w:rPr>
          <w:sz w:val="28"/>
          <w:szCs w:val="28"/>
        </w:rPr>
        <w:t>14</w:t>
      </w:r>
    </w:p>
    <w:p w:rsidR="00C07FF8" w:rsidRDefault="00C07FF8" w:rsidP="00C07FF8">
      <w:pPr>
        <w:pStyle w:val="ListParagraph"/>
        <w:numPr>
          <w:ilvl w:val="0"/>
          <w:numId w:val="7"/>
        </w:numPr>
        <w:rPr>
          <w:sz w:val="28"/>
          <w:szCs w:val="28"/>
        </w:rPr>
      </w:pPr>
      <w:r>
        <w:rPr>
          <w:sz w:val="28"/>
          <w:szCs w:val="28"/>
        </w:rPr>
        <w:t>Decryption Process -----------------------------</w:t>
      </w:r>
      <w:r w:rsidR="007D0731">
        <w:rPr>
          <w:sz w:val="28"/>
          <w:szCs w:val="28"/>
        </w:rPr>
        <w:t>----------------------------  17</w:t>
      </w:r>
    </w:p>
    <w:p w:rsidR="00C07FF8" w:rsidRDefault="00C07FF8" w:rsidP="00C07FF8">
      <w:r>
        <w:rPr>
          <w:sz w:val="36"/>
          <w:szCs w:val="36"/>
        </w:rPr>
        <w:t xml:space="preserve">Operating Instructions ----------------------------------------- </w:t>
      </w:r>
      <w:r w:rsidR="003371E0">
        <w:rPr>
          <w:sz w:val="36"/>
          <w:szCs w:val="36"/>
        </w:rPr>
        <w:t>20</w:t>
      </w:r>
    </w:p>
    <w:p w:rsidR="00C07FF8" w:rsidRDefault="00C07FF8" w:rsidP="00C07FF8"/>
    <w:p w:rsidR="00C07FF8" w:rsidRPr="00C07FF8" w:rsidRDefault="00C07FF8" w:rsidP="00C07FF8">
      <w:pPr>
        <w:rPr>
          <w:sz w:val="36"/>
          <w:szCs w:val="36"/>
        </w:rPr>
      </w:pPr>
    </w:p>
    <w:p w:rsidR="00C07FF8" w:rsidRPr="00C07FF8" w:rsidRDefault="00C07FF8" w:rsidP="00C07FF8">
      <w:pPr>
        <w:ind w:left="360"/>
        <w:rPr>
          <w:sz w:val="28"/>
          <w:szCs w:val="28"/>
        </w:rPr>
      </w:pPr>
    </w:p>
    <w:p w:rsidR="006D3661" w:rsidRDefault="006D3661"/>
    <w:p w:rsidR="006D3661" w:rsidRDefault="006D3661"/>
    <w:p w:rsidR="006D3661" w:rsidRDefault="006D3661"/>
    <w:p w:rsidR="006D3661" w:rsidRDefault="006D3661"/>
    <w:p w:rsidR="006D3661" w:rsidRDefault="006D3661"/>
    <w:p w:rsidR="006D3661" w:rsidRDefault="006D3661"/>
    <w:p w:rsidR="00D622A8" w:rsidRDefault="00D622A8" w:rsidP="00D622A8">
      <w:pPr>
        <w:pStyle w:val="Heading2"/>
      </w:pPr>
      <w:bookmarkStart w:id="0" w:name="_mlhf6tjnfyvb" w:colFirst="0" w:colLast="0"/>
      <w:bookmarkEnd w:id="0"/>
      <w:r>
        <w:rPr>
          <w:sz w:val="60"/>
          <w:szCs w:val="60"/>
        </w:rPr>
        <w:lastRenderedPageBreak/>
        <w:t>Abstract</w:t>
      </w:r>
    </w:p>
    <w:p w:rsidR="00D622A8" w:rsidRDefault="00D622A8">
      <w:pPr>
        <w:pStyle w:val="Heading2"/>
        <w:rPr>
          <w:sz w:val="60"/>
          <w:szCs w:val="60"/>
        </w:rPr>
      </w:pPr>
    </w:p>
    <w:p w:rsidR="00D622A8" w:rsidRDefault="00D622A8" w:rsidP="007D0731">
      <w:pPr>
        <w:rPr>
          <w:sz w:val="28"/>
          <w:szCs w:val="28"/>
        </w:rPr>
      </w:pPr>
      <w:r>
        <w:rPr>
          <w:sz w:val="28"/>
          <w:szCs w:val="28"/>
        </w:rPr>
        <w:tab/>
        <w:t xml:space="preserve">The issue of security is very paramount in any organization. </w:t>
      </w:r>
      <w:r w:rsidR="007D0731">
        <w:rPr>
          <w:sz w:val="28"/>
          <w:szCs w:val="28"/>
        </w:rPr>
        <w:t>Remote attacks have become</w:t>
      </w:r>
      <w:r>
        <w:rPr>
          <w:sz w:val="28"/>
          <w:szCs w:val="28"/>
        </w:rPr>
        <w:t xml:space="preserve"> very common. Therefore, we created a program to deal with this exact problem, and aid to the never-ending war against hackers and various attackers. This code lock system is not just the normal single – user entered password,</w:t>
      </w:r>
      <w:r w:rsidR="007D0731">
        <w:rPr>
          <w:sz w:val="28"/>
          <w:szCs w:val="28"/>
        </w:rPr>
        <w:t xml:space="preserve"> rather</w:t>
      </w:r>
      <w:r>
        <w:rPr>
          <w:sz w:val="28"/>
          <w:szCs w:val="28"/>
        </w:rPr>
        <w:t xml:space="preserve"> </w:t>
      </w:r>
      <w:r w:rsidR="007D0731">
        <w:rPr>
          <w:sz w:val="28"/>
          <w:szCs w:val="28"/>
        </w:rPr>
        <w:t>this</w:t>
      </w:r>
      <w:r>
        <w:rPr>
          <w:sz w:val="28"/>
          <w:szCs w:val="28"/>
        </w:rPr>
        <w:t xml:space="preserve"> program uses Intel SGX technology to seal file chosen</w:t>
      </w:r>
      <w:r w:rsidR="007D0731">
        <w:rPr>
          <w:sz w:val="28"/>
          <w:szCs w:val="28"/>
        </w:rPr>
        <w:t xml:space="preserve"> from remote access</w:t>
      </w:r>
      <w:r>
        <w:rPr>
          <w:sz w:val="28"/>
          <w:szCs w:val="28"/>
        </w:rPr>
        <w:t xml:space="preserve"> and also encrypts them with a user entered password.</w:t>
      </w:r>
      <w:r w:rsidR="007D0731">
        <w:rPr>
          <w:sz w:val="28"/>
          <w:szCs w:val="28"/>
        </w:rPr>
        <w:t xml:space="preserve"> The system works on virtual vaults each independent, and gives the option to lock files with it. This program deals with both authenticity and integrity problems. During the creation of a vault a master password is also created to add to the security of the vault.</w:t>
      </w:r>
      <w:r>
        <w:rPr>
          <w:sz w:val="28"/>
          <w:szCs w:val="28"/>
        </w:rPr>
        <w:t xml:space="preserve"> </w:t>
      </w:r>
      <w:r w:rsidR="007D0731">
        <w:rPr>
          <w:sz w:val="28"/>
          <w:szCs w:val="28"/>
        </w:rPr>
        <w:t xml:space="preserve">This way we hope to create another alternative solution to many attacks. </w:t>
      </w:r>
    </w:p>
    <w:p w:rsidR="007D0731" w:rsidRPr="00D622A8" w:rsidRDefault="007D0731" w:rsidP="00D622A8">
      <w:pPr>
        <w:rPr>
          <w:sz w:val="28"/>
          <w:szCs w:val="28"/>
        </w:rPr>
      </w:pPr>
    </w:p>
    <w:p w:rsidR="007D0731" w:rsidRDefault="007D0731">
      <w:pPr>
        <w:pStyle w:val="Heading2"/>
        <w:rPr>
          <w:sz w:val="60"/>
          <w:szCs w:val="60"/>
        </w:rPr>
      </w:pPr>
    </w:p>
    <w:p w:rsidR="003371E0" w:rsidRDefault="003371E0" w:rsidP="003371E0"/>
    <w:p w:rsidR="003371E0" w:rsidRDefault="003371E0" w:rsidP="003371E0"/>
    <w:p w:rsidR="003371E0" w:rsidRDefault="003371E0" w:rsidP="003371E0"/>
    <w:p w:rsidR="003371E0" w:rsidRPr="003371E0" w:rsidRDefault="003371E0" w:rsidP="003371E0"/>
    <w:p w:rsidR="007D0731" w:rsidRDefault="007D0731">
      <w:pPr>
        <w:pStyle w:val="Heading2"/>
        <w:rPr>
          <w:sz w:val="60"/>
          <w:szCs w:val="60"/>
        </w:rPr>
      </w:pPr>
    </w:p>
    <w:p w:rsidR="003371E0" w:rsidRDefault="003371E0">
      <w:pPr>
        <w:pStyle w:val="Heading2"/>
        <w:rPr>
          <w:sz w:val="60"/>
          <w:szCs w:val="60"/>
        </w:rPr>
      </w:pPr>
    </w:p>
    <w:p w:rsidR="003371E0" w:rsidRPr="003371E0" w:rsidRDefault="003371E0" w:rsidP="003371E0"/>
    <w:p w:rsidR="006D3661" w:rsidRDefault="00AB4C79">
      <w:pPr>
        <w:pStyle w:val="Heading2"/>
      </w:pPr>
      <w:r>
        <w:rPr>
          <w:sz w:val="60"/>
          <w:szCs w:val="60"/>
        </w:rPr>
        <w:lastRenderedPageBreak/>
        <w:t>Introduction</w:t>
      </w:r>
    </w:p>
    <w:p w:rsidR="006D3661" w:rsidRDefault="006D3661"/>
    <w:p w:rsidR="00C07FF8" w:rsidRDefault="00C07FF8">
      <w:pPr>
        <w:pStyle w:val="Heading2"/>
        <w:rPr>
          <w:sz w:val="36"/>
          <w:szCs w:val="36"/>
        </w:rPr>
      </w:pPr>
      <w:bookmarkStart w:id="1" w:name="_y20n6njipw54" w:colFirst="0" w:colLast="0"/>
      <w:bookmarkEnd w:id="1"/>
    </w:p>
    <w:p w:rsidR="006D3661" w:rsidRPr="00C07FF8" w:rsidRDefault="00C07FF8" w:rsidP="00C07FF8">
      <w:pPr>
        <w:pStyle w:val="Heading2"/>
        <w:rPr>
          <w:sz w:val="36"/>
          <w:szCs w:val="36"/>
        </w:rPr>
      </w:pPr>
      <w:r>
        <w:rPr>
          <w:sz w:val="36"/>
          <w:szCs w:val="36"/>
        </w:rPr>
        <w:t>The I</w:t>
      </w:r>
      <w:r w:rsidR="00AB4C79">
        <w:rPr>
          <w:sz w:val="36"/>
          <w:szCs w:val="36"/>
        </w:rPr>
        <w:t xml:space="preserve">ssue: </w:t>
      </w:r>
    </w:p>
    <w:p w:rsidR="006D3661" w:rsidRDefault="006D3661"/>
    <w:p w:rsidR="006D3661" w:rsidRDefault="00AB4C79">
      <w:r>
        <w:rPr>
          <w:sz w:val="28"/>
          <w:szCs w:val="28"/>
        </w:rPr>
        <w:tab/>
        <w:t xml:space="preserve">In the modern world today, a very important issue arose as software and computers in general become more abundant. This issue is security for software. </w:t>
      </w:r>
      <w:r>
        <w:rPr>
          <w:sz w:val="28"/>
          <w:szCs w:val="28"/>
        </w:rPr>
        <w:br/>
        <w:t>With all the new threats that keep coming up, we can only block a certain a</w:t>
      </w:r>
      <w:r>
        <w:rPr>
          <w:sz w:val="28"/>
          <w:szCs w:val="28"/>
        </w:rPr>
        <w:t>mount. Many of them manage to pass all the security, and get complete access to one’s information and data on his computer.</w:t>
      </w:r>
    </w:p>
    <w:p w:rsidR="006D3661" w:rsidRDefault="00AB4C79" w:rsidP="00C07FF8">
      <w:pPr>
        <w:ind w:firstLine="720"/>
        <w:rPr>
          <w:sz w:val="28"/>
          <w:szCs w:val="28"/>
        </w:rPr>
      </w:pPr>
      <w:r>
        <w:rPr>
          <w:sz w:val="28"/>
          <w:szCs w:val="28"/>
        </w:rPr>
        <w:t>However, we want to ensure that certain very important files won’t be able to be accessed from an attacker with a different computer</w:t>
      </w:r>
      <w:r>
        <w:rPr>
          <w:sz w:val="28"/>
          <w:szCs w:val="28"/>
        </w:rPr>
        <w:t>, even if the attacker has all the information from the computer.</w:t>
      </w:r>
    </w:p>
    <w:p w:rsidR="00C07FF8" w:rsidRDefault="00C07FF8" w:rsidP="00C07FF8">
      <w:pPr>
        <w:ind w:firstLine="720"/>
        <w:rPr>
          <w:sz w:val="28"/>
          <w:szCs w:val="28"/>
        </w:rPr>
      </w:pPr>
    </w:p>
    <w:p w:rsidR="00C07FF8" w:rsidRDefault="00C07FF8" w:rsidP="00C07FF8">
      <w:pPr>
        <w:ind w:firstLine="720"/>
        <w:rPr>
          <w:sz w:val="28"/>
          <w:szCs w:val="28"/>
        </w:rPr>
      </w:pPr>
    </w:p>
    <w:p w:rsidR="00C07FF8" w:rsidRDefault="00C07FF8" w:rsidP="00C07FF8">
      <w:pPr>
        <w:ind w:firstLine="720"/>
        <w:rPr>
          <w:sz w:val="28"/>
          <w:szCs w:val="28"/>
        </w:rPr>
      </w:pPr>
    </w:p>
    <w:p w:rsidR="00C07FF8" w:rsidRDefault="00C07FF8" w:rsidP="00C07FF8">
      <w:pPr>
        <w:ind w:firstLine="720"/>
        <w:rPr>
          <w:sz w:val="28"/>
          <w:szCs w:val="28"/>
        </w:rPr>
      </w:pPr>
    </w:p>
    <w:p w:rsidR="00C07FF8" w:rsidRDefault="00C07FF8" w:rsidP="00C07FF8">
      <w:pPr>
        <w:ind w:firstLine="720"/>
        <w:rPr>
          <w:sz w:val="28"/>
          <w:szCs w:val="28"/>
        </w:rPr>
      </w:pPr>
    </w:p>
    <w:p w:rsidR="00C07FF8" w:rsidRDefault="00C07FF8" w:rsidP="00C07FF8">
      <w:pPr>
        <w:ind w:firstLine="720"/>
        <w:rPr>
          <w:sz w:val="28"/>
          <w:szCs w:val="28"/>
        </w:rPr>
      </w:pPr>
    </w:p>
    <w:p w:rsidR="00C07FF8" w:rsidRDefault="00C07FF8" w:rsidP="00C07FF8">
      <w:pPr>
        <w:ind w:firstLine="720"/>
        <w:rPr>
          <w:sz w:val="28"/>
          <w:szCs w:val="28"/>
        </w:rPr>
      </w:pPr>
    </w:p>
    <w:p w:rsidR="00C07FF8" w:rsidRDefault="00C07FF8" w:rsidP="00C07FF8">
      <w:pPr>
        <w:ind w:firstLine="720"/>
        <w:rPr>
          <w:sz w:val="28"/>
          <w:szCs w:val="28"/>
        </w:rPr>
      </w:pPr>
    </w:p>
    <w:p w:rsidR="00C07FF8" w:rsidRDefault="00C07FF8" w:rsidP="00C07FF8">
      <w:pPr>
        <w:ind w:firstLine="720"/>
        <w:rPr>
          <w:sz w:val="28"/>
          <w:szCs w:val="28"/>
        </w:rPr>
      </w:pPr>
    </w:p>
    <w:p w:rsidR="00C07FF8" w:rsidRDefault="00C07FF8" w:rsidP="00C07FF8">
      <w:pPr>
        <w:ind w:firstLine="720"/>
      </w:pPr>
    </w:p>
    <w:p w:rsidR="006D3661" w:rsidRDefault="00AB4C79">
      <w:pPr>
        <w:pStyle w:val="Heading2"/>
      </w:pPr>
      <w:bookmarkStart w:id="2" w:name="_pptlhf9u08du" w:colFirst="0" w:colLast="0"/>
      <w:bookmarkEnd w:id="2"/>
      <w:r>
        <w:rPr>
          <w:sz w:val="36"/>
          <w:szCs w:val="36"/>
        </w:rPr>
        <w:lastRenderedPageBreak/>
        <w:t xml:space="preserve"> </w:t>
      </w:r>
      <w:r>
        <w:rPr>
          <w:sz w:val="36"/>
          <w:szCs w:val="36"/>
        </w:rPr>
        <w:t>The Solution:</w:t>
      </w:r>
    </w:p>
    <w:p w:rsidR="006D3661" w:rsidRDefault="006D3661"/>
    <w:p w:rsidR="006D3661" w:rsidRDefault="00AB4C79">
      <w:pPr>
        <w:pStyle w:val="Heading2"/>
      </w:pPr>
      <w:bookmarkStart w:id="3" w:name="_ah1wqnqhwmyc" w:colFirst="0" w:colLast="0"/>
      <w:bookmarkEnd w:id="3"/>
      <w:r>
        <w:rPr>
          <w:sz w:val="28"/>
          <w:szCs w:val="28"/>
        </w:rPr>
        <w:tab/>
        <w:t xml:space="preserve"> </w:t>
      </w:r>
      <w:r>
        <w:rPr>
          <w:color w:val="000000"/>
          <w:sz w:val="28"/>
          <w:szCs w:val="28"/>
        </w:rPr>
        <w:t xml:space="preserve">Our project comes to deal with this issue. With the use of the Intel SGX technology, the program we created insures that no one will be able to access files chosen from a </w:t>
      </w:r>
      <w:r>
        <w:rPr>
          <w:color w:val="000000"/>
          <w:sz w:val="28"/>
          <w:szCs w:val="28"/>
        </w:rPr>
        <w:t>different computer, and also has extra security so even if he does get access to the computer with the files on them, the attacker will still have to pass a security wall.</w:t>
      </w:r>
    </w:p>
    <w:p w:rsidR="006D3661" w:rsidRDefault="00AB4C79">
      <w:r>
        <w:rPr>
          <w:sz w:val="28"/>
          <w:szCs w:val="28"/>
        </w:rPr>
        <w:tab/>
        <w:t>“Intel® Software Guard Extensions (Intel® SGX) is an Intel technology for applicati</w:t>
      </w:r>
      <w:r>
        <w:rPr>
          <w:sz w:val="28"/>
          <w:szCs w:val="28"/>
        </w:rPr>
        <w:t>on developers who are seeking to protect select code and data from disclosure or modification. Intel SGX makes such protections possible through the use of enclaves, which are protected areas of execution. “</w:t>
      </w:r>
    </w:p>
    <w:p w:rsidR="006D3661" w:rsidRDefault="00AB4C79">
      <w:pPr>
        <w:rPr>
          <w:sz w:val="28"/>
          <w:szCs w:val="28"/>
        </w:rPr>
      </w:pPr>
      <w:r>
        <w:rPr>
          <w:sz w:val="28"/>
          <w:szCs w:val="28"/>
        </w:rPr>
        <w:tab/>
        <w:t>As described above, the Intel SGX technology of</w:t>
      </w:r>
      <w:r>
        <w:rPr>
          <w:sz w:val="28"/>
          <w:szCs w:val="28"/>
        </w:rPr>
        <w:t>fers the option to create secure enclaves to run code during runtime.</w:t>
      </w:r>
    </w:p>
    <w:p w:rsidR="00DF07C9" w:rsidRDefault="002B1650" w:rsidP="00DF07C9">
      <w:pPr>
        <w:rPr>
          <w:sz w:val="28"/>
          <w:szCs w:val="28"/>
        </w:rPr>
      </w:pPr>
      <w:r>
        <w:rPr>
          <w:sz w:val="28"/>
          <w:szCs w:val="28"/>
        </w:rPr>
        <w:tab/>
        <w:t>However, this encryption program</w:t>
      </w:r>
      <w:r w:rsidR="00DF07C9">
        <w:rPr>
          <w:sz w:val="28"/>
          <w:szCs w:val="28"/>
        </w:rPr>
        <w:t xml:space="preserve"> isn’t perfect and it</w:t>
      </w:r>
      <w:r>
        <w:rPr>
          <w:sz w:val="28"/>
          <w:szCs w:val="28"/>
        </w:rPr>
        <w:t xml:space="preserve"> has it</w:t>
      </w:r>
      <w:r w:rsidR="00DF07C9">
        <w:rPr>
          <w:sz w:val="28"/>
          <w:szCs w:val="28"/>
        </w:rPr>
        <w:t>s limitation.</w:t>
      </w:r>
      <w:r w:rsidR="00DF07C9">
        <w:rPr>
          <w:sz w:val="28"/>
          <w:szCs w:val="28"/>
        </w:rPr>
        <w:br/>
      </w:r>
      <w:r>
        <w:rPr>
          <w:sz w:val="28"/>
          <w:szCs w:val="28"/>
        </w:rPr>
        <w:t xml:space="preserve">First of all, </w:t>
      </w:r>
      <w:r w:rsidR="00DF07C9">
        <w:rPr>
          <w:sz w:val="28"/>
          <w:szCs w:val="28"/>
        </w:rPr>
        <w:t xml:space="preserve">it doesn’t support computers that don’t support Intel SGX (which quite a lot don’t yet). This is because it is dependent on the Intel SGX enclave. </w:t>
      </w:r>
    </w:p>
    <w:p w:rsidR="002B1650" w:rsidRDefault="00DF07C9" w:rsidP="002B1650">
      <w:pPr>
        <w:rPr>
          <w:sz w:val="28"/>
          <w:szCs w:val="28"/>
        </w:rPr>
      </w:pPr>
      <w:r>
        <w:rPr>
          <w:sz w:val="28"/>
          <w:szCs w:val="28"/>
        </w:rPr>
        <w:t>There isn’t much we can do to make it support computers without Intel SGX, and it’s only a matter of time, until they are more common as is already starting to happen. Many of the newer computers do support Intel SGX, and it’s becoming more of a thing nowadays. So basically, our project probably going to much more useful in the near future.</w:t>
      </w:r>
    </w:p>
    <w:p w:rsidR="0009324E" w:rsidRDefault="00DF07C9" w:rsidP="002B1650">
      <w:pPr>
        <w:rPr>
          <w:sz w:val="28"/>
          <w:szCs w:val="28"/>
        </w:rPr>
      </w:pPr>
      <w:r>
        <w:rPr>
          <w:sz w:val="28"/>
          <w:szCs w:val="28"/>
        </w:rPr>
        <w:t xml:space="preserve">In addition, the passwords </w:t>
      </w:r>
      <w:r w:rsidR="0009324E">
        <w:rPr>
          <w:sz w:val="28"/>
          <w:szCs w:val="28"/>
        </w:rPr>
        <w:t xml:space="preserve">the user chooses in the GUI, aren’t sent to the enclave in a very secure way. This is actually something that can be improved significantly by send them in a more secure way, and not as is done currently. </w:t>
      </w:r>
    </w:p>
    <w:p w:rsidR="00DF07C9" w:rsidRDefault="0009324E" w:rsidP="002B1650">
      <w:pPr>
        <w:rPr>
          <w:sz w:val="28"/>
          <w:szCs w:val="28"/>
        </w:rPr>
      </w:pPr>
      <w:r>
        <w:rPr>
          <w:sz w:val="28"/>
          <w:szCs w:val="28"/>
        </w:rPr>
        <w:t xml:space="preserve"> </w:t>
      </w:r>
    </w:p>
    <w:p w:rsidR="007D0731" w:rsidRDefault="007D0731">
      <w:pPr>
        <w:pStyle w:val="Heading3"/>
        <w:rPr>
          <w:color w:val="000000"/>
          <w:sz w:val="28"/>
          <w:szCs w:val="28"/>
        </w:rPr>
      </w:pPr>
      <w:bookmarkStart w:id="4" w:name="_rdxsz6fy8po8" w:colFirst="0" w:colLast="0"/>
      <w:bookmarkEnd w:id="4"/>
    </w:p>
    <w:p w:rsidR="007D0731" w:rsidRPr="007D0731" w:rsidRDefault="007D0731" w:rsidP="007D0731"/>
    <w:p w:rsidR="006D3661" w:rsidRDefault="00AB4C79">
      <w:pPr>
        <w:pStyle w:val="Heading3"/>
      </w:pPr>
      <w:r>
        <w:rPr>
          <w:sz w:val="48"/>
          <w:szCs w:val="48"/>
        </w:rPr>
        <w:lastRenderedPageBreak/>
        <w:t xml:space="preserve">Solution in Depth </w:t>
      </w:r>
    </w:p>
    <w:p w:rsidR="006D3661" w:rsidRDefault="006D3661"/>
    <w:p w:rsidR="007D0731" w:rsidRPr="007D0731" w:rsidRDefault="007D0731">
      <w:pPr>
        <w:rPr>
          <w:b/>
          <w:bCs/>
          <w:sz w:val="28"/>
          <w:szCs w:val="28"/>
          <w:u w:val="single"/>
        </w:rPr>
      </w:pPr>
      <w:r w:rsidRPr="007D0731">
        <w:rPr>
          <w:b/>
          <w:bCs/>
          <w:sz w:val="28"/>
          <w:szCs w:val="28"/>
          <w:u w:val="single"/>
        </w:rPr>
        <w:t>Solution Layout:</w:t>
      </w:r>
    </w:p>
    <w:p w:rsidR="006D3661" w:rsidRDefault="00AB4C79">
      <w:r>
        <w:rPr>
          <w:sz w:val="28"/>
          <w:szCs w:val="28"/>
        </w:rPr>
        <w:tab/>
      </w:r>
      <w:r>
        <w:rPr>
          <w:sz w:val="28"/>
          <w:szCs w:val="28"/>
        </w:rPr>
        <w:t xml:space="preserve">The program gives the user the option to create security vaults. These vaults are virtual vaults that can secure files via them. In other words, after creating a vault, the user can use the vault to encrypt the files in a safe way so that it won’t be able </w:t>
      </w:r>
      <w:r>
        <w:rPr>
          <w:sz w:val="28"/>
          <w:szCs w:val="28"/>
        </w:rPr>
        <w:t xml:space="preserve">to be accessed even with all the information stored on the computer, from a different machine. </w:t>
      </w:r>
    </w:p>
    <w:p w:rsidR="006D3661" w:rsidRDefault="00AB4C79">
      <w:r>
        <w:rPr>
          <w:sz w:val="28"/>
          <w:szCs w:val="28"/>
        </w:rPr>
        <w:t>The main processes the program implements are creating a new vault. loading an existing vault, encrypting a file with the chosen vault, and decrypting a file in</w:t>
      </w:r>
      <w:r>
        <w:rPr>
          <w:sz w:val="28"/>
          <w:szCs w:val="28"/>
        </w:rPr>
        <w:t xml:space="preserve"> the chosen vault (Each vault can only decrypt the files it encrypted).</w:t>
      </w:r>
    </w:p>
    <w:p w:rsidR="006D3661" w:rsidRDefault="00AB4C79">
      <w:r>
        <w:rPr>
          <w:sz w:val="28"/>
          <w:szCs w:val="28"/>
        </w:rPr>
        <w:t>The idea is that if the user creates a vault, he or she can use to encrypt files he chooses. Those files are then considered as if they’re “in the vault”. So, as expected, the files th</w:t>
      </w:r>
      <w:r>
        <w:rPr>
          <w:sz w:val="28"/>
          <w:szCs w:val="28"/>
        </w:rPr>
        <w:t xml:space="preserve">at are in a certain vault (encrypted by a vault), can only be decrypted by it. </w:t>
      </w:r>
    </w:p>
    <w:p w:rsidR="006D3661" w:rsidRDefault="00AB4C79">
      <w:r>
        <w:rPr>
          <w:sz w:val="28"/>
          <w:szCs w:val="28"/>
        </w:rPr>
        <w:t xml:space="preserve"> In order to insure this, each vault has a unique master key created inside its Intel SGX enclave which is used in the process of locking and unlocking of files that are in the</w:t>
      </w:r>
      <w:r>
        <w:rPr>
          <w:sz w:val="28"/>
          <w:szCs w:val="28"/>
        </w:rPr>
        <w:t xml:space="preserve"> vault during the encryption and decryption and the sealing and unsealing phase.</w:t>
      </w:r>
    </w:p>
    <w:p w:rsidR="006D3661" w:rsidRDefault="00AB4C79">
      <w:r>
        <w:rPr>
          <w:sz w:val="28"/>
          <w:szCs w:val="28"/>
        </w:rPr>
        <w:t>To keep the secret master key of a given vault secure, each vault has a master password chosen by the user during the creation which is used to lock the master key from use.</w:t>
      </w:r>
    </w:p>
    <w:p w:rsidR="006D3661" w:rsidRDefault="00AB4C79">
      <w:r>
        <w:rPr>
          <w:sz w:val="28"/>
          <w:szCs w:val="28"/>
        </w:rPr>
        <w:t>F</w:t>
      </w:r>
      <w:r>
        <w:rPr>
          <w:sz w:val="28"/>
          <w:szCs w:val="28"/>
        </w:rPr>
        <w:t xml:space="preserve">inally, there is another password given to each file during the encryption, to give it an additional level of security. </w:t>
      </w:r>
    </w:p>
    <w:p w:rsidR="006D3661" w:rsidRDefault="006D3661"/>
    <w:p w:rsidR="006D3661" w:rsidRDefault="006D3661"/>
    <w:p w:rsidR="006D3661" w:rsidRDefault="006D3661"/>
    <w:p w:rsidR="006D3661" w:rsidRDefault="00AB4C79">
      <w:r>
        <w:rPr>
          <w:sz w:val="28"/>
          <w:szCs w:val="28"/>
        </w:rPr>
        <w:lastRenderedPageBreak/>
        <w:t>The architecture of the program is as described below in the step diagram:</w:t>
      </w:r>
    </w:p>
    <w:p w:rsidR="006D3661" w:rsidRDefault="00AB4C79">
      <w:r>
        <w:rPr>
          <w:noProof/>
        </w:rPr>
        <w:drawing>
          <wp:inline distT="114300" distB="114300" distL="114300" distR="114300">
            <wp:extent cx="3638550" cy="24384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3638550" cy="2438400"/>
                    </a:xfrm>
                    <a:prstGeom prst="rect">
                      <a:avLst/>
                    </a:prstGeom>
                    <a:ln/>
                  </pic:spPr>
                </pic:pic>
              </a:graphicData>
            </a:graphic>
          </wp:inline>
        </w:drawing>
      </w:r>
    </w:p>
    <w:p w:rsidR="006D3661" w:rsidRDefault="00AB4C79">
      <w:r>
        <w:rPr>
          <w:sz w:val="28"/>
          <w:szCs w:val="28"/>
        </w:rPr>
        <w:t>There are four main processes the program is in charge of doing, as described below:</w:t>
      </w:r>
    </w:p>
    <w:p w:rsidR="006D3661" w:rsidRDefault="006D3661"/>
    <w:p w:rsidR="006D3661" w:rsidRDefault="006D3661"/>
    <w:p w:rsidR="006D3661" w:rsidRDefault="006D3661"/>
    <w:p w:rsidR="006D3661" w:rsidRDefault="006D3661"/>
    <w:p w:rsidR="006D3661" w:rsidRDefault="006D3661"/>
    <w:p w:rsidR="006D3661" w:rsidRDefault="006D3661"/>
    <w:p w:rsidR="006D3661" w:rsidRDefault="006D3661"/>
    <w:p w:rsidR="006D3661" w:rsidRDefault="006D3661"/>
    <w:p w:rsidR="006D3661" w:rsidRDefault="006D3661"/>
    <w:p w:rsidR="006D3661" w:rsidRDefault="006D3661"/>
    <w:p w:rsidR="006D3661" w:rsidRDefault="006D3661"/>
    <w:p w:rsidR="006D3661" w:rsidRDefault="006D3661"/>
    <w:p w:rsidR="00C07FF8" w:rsidRDefault="00C07FF8">
      <w:pPr>
        <w:rPr>
          <w:b/>
          <w:sz w:val="28"/>
          <w:szCs w:val="28"/>
          <w:u w:val="single"/>
        </w:rPr>
      </w:pPr>
    </w:p>
    <w:p w:rsidR="007D0731" w:rsidRDefault="007D0731">
      <w:pPr>
        <w:rPr>
          <w:b/>
          <w:sz w:val="28"/>
          <w:szCs w:val="28"/>
          <w:u w:val="single"/>
        </w:rPr>
      </w:pPr>
    </w:p>
    <w:p w:rsidR="006D3661" w:rsidRDefault="00AB4C79">
      <w:r>
        <w:rPr>
          <w:b/>
          <w:sz w:val="28"/>
          <w:szCs w:val="28"/>
          <w:u w:val="single"/>
        </w:rPr>
        <w:t>Creation of A Vault:</w:t>
      </w:r>
    </w:p>
    <w:p w:rsidR="006D3661" w:rsidRDefault="00AB4C79">
      <w:r>
        <w:rPr>
          <w:sz w:val="28"/>
          <w:szCs w:val="28"/>
        </w:rPr>
        <w:t>When creating a vault, the user must enter the following things:</w:t>
      </w:r>
      <w:r>
        <w:rPr>
          <w:sz w:val="28"/>
          <w:szCs w:val="28"/>
        </w:rPr>
        <w:br/>
      </w:r>
      <w:r>
        <w:rPr>
          <w:sz w:val="28"/>
          <w:szCs w:val="28"/>
        </w:rPr>
        <w:tab/>
        <w:t xml:space="preserve">a. A directory in which to store the vault. </w:t>
      </w:r>
    </w:p>
    <w:p w:rsidR="006D3661" w:rsidRDefault="00AB4C79">
      <w:pPr>
        <w:ind w:left="720"/>
      </w:pPr>
      <w:r>
        <w:rPr>
          <w:sz w:val="28"/>
          <w:szCs w:val="28"/>
        </w:rPr>
        <w:t>b. A master password which is used to encrypt all the file keys generated by the enclave in the vault.</w:t>
      </w:r>
    </w:p>
    <w:p w:rsidR="006D3661" w:rsidRDefault="00AB4C79">
      <w:r>
        <w:rPr>
          <w:rFonts w:ascii="Consolas" w:eastAsia="Consolas" w:hAnsi="Consolas" w:cs="Consolas"/>
          <w:color w:val="2B91AF"/>
          <w:sz w:val="28"/>
          <w:szCs w:val="28"/>
        </w:rPr>
        <w:t>sgx_status_t</w:t>
      </w:r>
      <w:r>
        <w:rPr>
          <w:rFonts w:ascii="Consolas" w:eastAsia="Consolas" w:hAnsi="Consolas" w:cs="Consolas"/>
          <w:sz w:val="28"/>
          <w:szCs w:val="28"/>
        </w:rPr>
        <w:t xml:space="preserve"> create_valut_file(</w:t>
      </w:r>
      <w:r>
        <w:rPr>
          <w:rFonts w:ascii="Consolas" w:eastAsia="Consolas" w:hAnsi="Consolas" w:cs="Consolas"/>
          <w:color w:val="0000FF"/>
          <w:sz w:val="28"/>
          <w:szCs w:val="28"/>
        </w:rPr>
        <w:t>char</w:t>
      </w:r>
      <w:r>
        <w:rPr>
          <w:rFonts w:ascii="Consolas" w:eastAsia="Consolas" w:hAnsi="Consolas" w:cs="Consolas"/>
          <w:sz w:val="28"/>
          <w:szCs w:val="28"/>
        </w:rPr>
        <w:t xml:space="preserve"> * </w:t>
      </w:r>
      <w:r>
        <w:rPr>
          <w:rFonts w:ascii="Consolas" w:eastAsia="Consolas" w:hAnsi="Consolas" w:cs="Consolas"/>
          <w:color w:val="808080"/>
          <w:sz w:val="28"/>
          <w:szCs w:val="28"/>
        </w:rPr>
        <w:t>path</w:t>
      </w:r>
      <w:r>
        <w:rPr>
          <w:rFonts w:ascii="Consolas" w:eastAsia="Consolas" w:hAnsi="Consolas" w:cs="Consolas"/>
          <w:sz w:val="28"/>
          <w:szCs w:val="28"/>
        </w:rPr>
        <w:t xml:space="preserve">, </w:t>
      </w:r>
      <w:r>
        <w:rPr>
          <w:rFonts w:ascii="Consolas" w:eastAsia="Consolas" w:hAnsi="Consolas" w:cs="Consolas"/>
          <w:color w:val="0000FF"/>
          <w:sz w:val="28"/>
          <w:szCs w:val="28"/>
        </w:rPr>
        <w:t>char</w:t>
      </w:r>
      <w:r>
        <w:rPr>
          <w:rFonts w:ascii="Consolas" w:eastAsia="Consolas" w:hAnsi="Consolas" w:cs="Consolas"/>
          <w:sz w:val="28"/>
          <w:szCs w:val="28"/>
        </w:rPr>
        <w:t xml:space="preserve">* </w:t>
      </w:r>
      <w:r>
        <w:rPr>
          <w:rFonts w:ascii="Consolas" w:eastAsia="Consolas" w:hAnsi="Consolas" w:cs="Consolas"/>
          <w:color w:val="808080"/>
          <w:sz w:val="28"/>
          <w:szCs w:val="28"/>
        </w:rPr>
        <w:t>password</w:t>
      </w:r>
      <w:r>
        <w:rPr>
          <w:rFonts w:ascii="Consolas" w:eastAsia="Consolas" w:hAnsi="Consolas" w:cs="Consolas"/>
          <w:sz w:val="28"/>
          <w:szCs w:val="28"/>
        </w:rPr>
        <w:t xml:space="preserve">, </w:t>
      </w:r>
      <w:r>
        <w:rPr>
          <w:rFonts w:ascii="Consolas" w:eastAsia="Consolas" w:hAnsi="Consolas" w:cs="Consolas"/>
          <w:color w:val="2B91AF"/>
          <w:sz w:val="28"/>
          <w:szCs w:val="28"/>
        </w:rPr>
        <w:t>size_t</w:t>
      </w:r>
      <w:r>
        <w:rPr>
          <w:rFonts w:ascii="Consolas" w:eastAsia="Consolas" w:hAnsi="Consolas" w:cs="Consolas"/>
          <w:sz w:val="28"/>
          <w:szCs w:val="28"/>
        </w:rPr>
        <w:t xml:space="preserve"> </w:t>
      </w:r>
      <w:r>
        <w:rPr>
          <w:rFonts w:ascii="Consolas" w:eastAsia="Consolas" w:hAnsi="Consolas" w:cs="Consolas"/>
          <w:color w:val="808080"/>
          <w:sz w:val="28"/>
          <w:szCs w:val="28"/>
        </w:rPr>
        <w:t>len</w:t>
      </w:r>
      <w:r>
        <w:rPr>
          <w:rFonts w:ascii="Consolas" w:eastAsia="Consolas" w:hAnsi="Consolas" w:cs="Consolas"/>
          <w:sz w:val="28"/>
          <w:szCs w:val="28"/>
        </w:rPr>
        <w:t>)</w:t>
      </w:r>
    </w:p>
    <w:p w:rsidR="006D3661" w:rsidRDefault="006D3661"/>
    <w:p w:rsidR="006D3661" w:rsidRDefault="00AB4C79">
      <w:r>
        <w:rPr>
          <w:sz w:val="28"/>
          <w:szCs w:val="28"/>
        </w:rPr>
        <w:t>The creation process is as presented below:</w:t>
      </w:r>
    </w:p>
    <w:p w:rsidR="006D3661" w:rsidRDefault="00AB4C79">
      <w:r>
        <w:rPr>
          <w:noProof/>
        </w:rPr>
        <w:drawing>
          <wp:inline distT="114300" distB="114300" distL="114300" distR="114300">
            <wp:extent cx="6858000" cy="3671888"/>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6858000" cy="3671888"/>
                    </a:xfrm>
                    <a:prstGeom prst="rect">
                      <a:avLst/>
                    </a:prstGeom>
                    <a:ln/>
                  </pic:spPr>
                </pic:pic>
              </a:graphicData>
            </a:graphic>
          </wp:inline>
        </w:drawing>
      </w:r>
    </w:p>
    <w:p w:rsidR="006D3661" w:rsidRDefault="00AB4C79">
      <w:r>
        <w:rPr>
          <w:sz w:val="28"/>
          <w:szCs w:val="28"/>
        </w:rPr>
        <w:t>The function gets the master passw</w:t>
      </w:r>
      <w:r>
        <w:rPr>
          <w:sz w:val="28"/>
          <w:szCs w:val="28"/>
        </w:rPr>
        <w:t xml:space="preserve">ord and the directory path for the vault .vlt file. Firstly, it calculates the hash of the master password using the hash function </w:t>
      </w:r>
      <w:r>
        <w:rPr>
          <w:sz w:val="28"/>
          <w:szCs w:val="28"/>
        </w:rPr>
        <w:lastRenderedPageBreak/>
        <w:t>sha-256, the master key which is generated randomly (128 bits long) in the enclave with AES-GCM 128 bit key cryptography func</w:t>
      </w:r>
      <w:r>
        <w:rPr>
          <w:sz w:val="28"/>
          <w:szCs w:val="28"/>
        </w:rPr>
        <w:t>tion</w:t>
      </w:r>
      <w:r>
        <w:rPr>
          <w:sz w:val="28"/>
          <w:szCs w:val="28"/>
        </w:rPr>
        <w:t xml:space="preserve"> as shown below.</w:t>
      </w:r>
    </w:p>
    <w:p w:rsidR="006D3661" w:rsidRDefault="00AB4C79">
      <w:pPr>
        <w:spacing w:after="0" w:line="240" w:lineRule="auto"/>
      </w:pPr>
      <w:r>
        <w:rPr>
          <w:rFonts w:ascii="Consolas" w:eastAsia="Consolas" w:hAnsi="Consolas" w:cs="Consolas"/>
          <w:color w:val="2B91AF"/>
          <w:sz w:val="28"/>
          <w:szCs w:val="28"/>
        </w:rPr>
        <w:t>sgx_status_t</w:t>
      </w:r>
      <w:r>
        <w:rPr>
          <w:rFonts w:ascii="Consolas" w:eastAsia="Consolas" w:hAnsi="Consolas" w:cs="Consolas"/>
          <w:sz w:val="28"/>
          <w:szCs w:val="28"/>
        </w:rPr>
        <w:t xml:space="preserve"> res = sgx_rijndael128GCM_encrypt((</w:t>
      </w:r>
      <w:r>
        <w:rPr>
          <w:rFonts w:ascii="Consolas" w:eastAsia="Consolas" w:hAnsi="Consolas" w:cs="Consolas"/>
          <w:color w:val="2B91AF"/>
          <w:sz w:val="28"/>
          <w:szCs w:val="28"/>
        </w:rPr>
        <w:t>sgx_aes_gcm_128bit_key_t</w:t>
      </w:r>
      <w:r>
        <w:rPr>
          <w:rFonts w:ascii="Consolas" w:eastAsia="Consolas" w:hAnsi="Consolas" w:cs="Consolas"/>
          <w:sz w:val="28"/>
          <w:szCs w:val="28"/>
        </w:rPr>
        <w:t xml:space="preserve">*)hash, master_key, 16, encrypted, iv, 12, </w:t>
      </w:r>
      <w:r>
        <w:rPr>
          <w:rFonts w:ascii="Consolas" w:eastAsia="Consolas" w:hAnsi="Consolas" w:cs="Consolas"/>
          <w:color w:val="6F008A"/>
          <w:sz w:val="28"/>
          <w:szCs w:val="28"/>
        </w:rPr>
        <w:t>NULL</w:t>
      </w:r>
      <w:r>
        <w:rPr>
          <w:rFonts w:ascii="Consolas" w:eastAsia="Consolas" w:hAnsi="Consolas" w:cs="Consolas"/>
          <w:sz w:val="28"/>
          <w:szCs w:val="28"/>
        </w:rPr>
        <w:t>, 0, &amp;out_mac);</w:t>
      </w:r>
    </w:p>
    <w:p w:rsidR="006D3661" w:rsidRDefault="00AB4C79">
      <w:pPr>
        <w:spacing w:after="0" w:line="240" w:lineRule="auto"/>
      </w:pPr>
      <w:r>
        <w:rPr>
          <w:rFonts w:ascii="Consolas" w:eastAsia="Consolas" w:hAnsi="Consolas" w:cs="Consolas"/>
          <w:color w:val="0000FF"/>
          <w:sz w:val="28"/>
          <w:szCs w:val="28"/>
        </w:rPr>
        <w:t>if</w:t>
      </w:r>
      <w:r>
        <w:rPr>
          <w:rFonts w:ascii="Consolas" w:eastAsia="Consolas" w:hAnsi="Consolas" w:cs="Consolas"/>
          <w:sz w:val="28"/>
          <w:szCs w:val="28"/>
        </w:rPr>
        <w:t xml:space="preserve"> (res)</w:t>
      </w:r>
    </w:p>
    <w:p w:rsidR="006D3661" w:rsidRDefault="00AB4C79">
      <w:r>
        <w:rPr>
          <w:rFonts w:ascii="Consolas" w:eastAsia="Consolas" w:hAnsi="Consolas" w:cs="Consolas"/>
          <w:sz w:val="28"/>
          <w:szCs w:val="28"/>
        </w:rPr>
        <w:tab/>
      </w:r>
      <w:r>
        <w:rPr>
          <w:rFonts w:ascii="Consolas" w:eastAsia="Consolas" w:hAnsi="Consolas" w:cs="Consolas"/>
          <w:color w:val="0000FF"/>
          <w:sz w:val="28"/>
          <w:szCs w:val="28"/>
        </w:rPr>
        <w:t>return</w:t>
      </w:r>
      <w:r>
        <w:rPr>
          <w:rFonts w:ascii="Consolas" w:eastAsia="Consolas" w:hAnsi="Consolas" w:cs="Consolas"/>
          <w:sz w:val="28"/>
          <w:szCs w:val="28"/>
        </w:rPr>
        <w:t xml:space="preserve"> res;</w:t>
      </w:r>
      <w:r>
        <w:rPr>
          <w:rFonts w:ascii="Consolas" w:eastAsia="Consolas" w:hAnsi="Consolas" w:cs="Consolas"/>
          <w:color w:val="008000"/>
          <w:sz w:val="28"/>
          <w:szCs w:val="28"/>
        </w:rPr>
        <w:t>//Error</w:t>
      </w:r>
    </w:p>
    <w:p w:rsidR="006D3661" w:rsidRDefault="006D3661">
      <w:pPr>
        <w:spacing w:after="0" w:line="240" w:lineRule="auto"/>
      </w:pPr>
    </w:p>
    <w:p w:rsidR="006D3661" w:rsidRDefault="00AB4C79">
      <w:pPr>
        <w:spacing w:after="0" w:line="240" w:lineRule="auto"/>
      </w:pPr>
      <w:r>
        <w:rPr>
          <w:sz w:val="28"/>
          <w:szCs w:val="28"/>
        </w:rPr>
        <w:t>Then, it takes the encrypted master key and seals it in the enclave using MRENCALVE.</w:t>
      </w:r>
      <w:r>
        <w:rPr>
          <w:rFonts w:ascii="Consolas" w:eastAsia="Consolas" w:hAnsi="Consolas" w:cs="Consolas"/>
          <w:sz w:val="28"/>
          <w:szCs w:val="28"/>
        </w:rPr>
        <w:t xml:space="preserve">  </w:t>
      </w:r>
      <w:r>
        <w:rPr>
          <w:rFonts w:ascii="Consolas" w:eastAsia="Consolas" w:hAnsi="Consolas" w:cs="Consolas"/>
          <w:sz w:val="28"/>
          <w:szCs w:val="28"/>
        </w:rPr>
        <w:br/>
      </w:r>
    </w:p>
    <w:p w:rsidR="006D3661" w:rsidRDefault="00AB4C79">
      <w:pPr>
        <w:spacing w:after="0" w:line="240" w:lineRule="auto"/>
      </w:pPr>
      <w:r>
        <w:rPr>
          <w:rFonts w:ascii="Consolas" w:eastAsia="Consolas" w:hAnsi="Consolas" w:cs="Consolas"/>
          <w:color w:val="2B91AF"/>
          <w:sz w:val="28"/>
          <w:szCs w:val="28"/>
        </w:rPr>
        <w:t>uint8_t</w:t>
      </w:r>
      <w:r>
        <w:rPr>
          <w:rFonts w:ascii="Consolas" w:eastAsia="Consolas" w:hAnsi="Consolas" w:cs="Consolas"/>
          <w:sz w:val="28"/>
          <w:szCs w:val="28"/>
        </w:rPr>
        <w:t xml:space="preserve"> result = seal_ex(encrypted, 44, sealed_data, sealed_size, &amp;sealed_size);</w:t>
      </w:r>
      <w:r>
        <w:rPr>
          <w:i/>
          <w:sz w:val="28"/>
          <w:szCs w:val="28"/>
        </w:rPr>
        <w:br/>
      </w:r>
    </w:p>
    <w:p w:rsidR="006D3661" w:rsidRDefault="00AB4C79">
      <w:pPr>
        <w:spacing w:after="0" w:line="240" w:lineRule="auto"/>
      </w:pPr>
      <w:r>
        <w:rPr>
          <w:sz w:val="28"/>
          <w:szCs w:val="28"/>
        </w:rPr>
        <w:t>Finaly, i</w:t>
      </w:r>
      <w:r>
        <w:rPr>
          <w:sz w:val="28"/>
          <w:szCs w:val="28"/>
        </w:rPr>
        <w:t>t takes the encrypted master key and injects it into the newly created .vlt f</w:t>
      </w:r>
      <w:r>
        <w:rPr>
          <w:sz w:val="28"/>
          <w:szCs w:val="28"/>
        </w:rPr>
        <w:t>ile called in an OCALL from the enclave.</w:t>
      </w:r>
    </w:p>
    <w:p w:rsidR="006D3661" w:rsidRDefault="006D3661">
      <w:pPr>
        <w:spacing w:after="0" w:line="240" w:lineRule="auto"/>
      </w:pPr>
    </w:p>
    <w:p w:rsidR="006D3661" w:rsidRDefault="00AB4C79">
      <w:pPr>
        <w:spacing w:after="0" w:line="240" w:lineRule="auto"/>
      </w:pPr>
      <w:r>
        <w:rPr>
          <w:rFonts w:ascii="Consolas" w:eastAsia="Consolas" w:hAnsi="Consolas" w:cs="Consolas"/>
          <w:sz w:val="28"/>
          <w:szCs w:val="28"/>
        </w:rPr>
        <w:t xml:space="preserve">encalve_write_file(&amp;result, </w:t>
      </w:r>
      <w:r>
        <w:rPr>
          <w:rFonts w:ascii="Consolas" w:eastAsia="Consolas" w:hAnsi="Consolas" w:cs="Consolas"/>
          <w:color w:val="808080"/>
          <w:sz w:val="28"/>
          <w:szCs w:val="28"/>
        </w:rPr>
        <w:t>path</w:t>
      </w:r>
      <w:r>
        <w:rPr>
          <w:rFonts w:ascii="Consolas" w:eastAsia="Consolas" w:hAnsi="Consolas" w:cs="Consolas"/>
          <w:sz w:val="28"/>
          <w:szCs w:val="28"/>
        </w:rPr>
        <w:t>, (</w:t>
      </w:r>
      <w:r>
        <w:rPr>
          <w:rFonts w:ascii="Consolas" w:eastAsia="Consolas" w:hAnsi="Consolas" w:cs="Consolas"/>
          <w:color w:val="0000FF"/>
          <w:sz w:val="28"/>
          <w:szCs w:val="28"/>
        </w:rPr>
        <w:t>char</w:t>
      </w:r>
      <w:r>
        <w:rPr>
          <w:rFonts w:ascii="Consolas" w:eastAsia="Consolas" w:hAnsi="Consolas" w:cs="Consolas"/>
          <w:sz w:val="28"/>
          <w:szCs w:val="28"/>
        </w:rPr>
        <w:t xml:space="preserve"> *)sealed_data, sealed_size);</w:t>
      </w:r>
    </w:p>
    <w:p w:rsidR="006D3661" w:rsidRDefault="00AB4C79">
      <w:pPr>
        <w:spacing w:after="0" w:line="240" w:lineRule="auto"/>
      </w:pPr>
      <w:r>
        <w:rPr>
          <w:rFonts w:ascii="Consolas" w:eastAsia="Consolas" w:hAnsi="Consolas" w:cs="Consolas"/>
          <w:color w:val="0000FF"/>
          <w:sz w:val="28"/>
          <w:szCs w:val="28"/>
        </w:rPr>
        <w:t>if</w:t>
      </w:r>
      <w:r>
        <w:rPr>
          <w:rFonts w:ascii="Consolas" w:eastAsia="Consolas" w:hAnsi="Consolas" w:cs="Consolas"/>
          <w:sz w:val="28"/>
          <w:szCs w:val="28"/>
        </w:rPr>
        <w:t xml:space="preserve"> (result)</w:t>
      </w:r>
    </w:p>
    <w:p w:rsidR="006D3661" w:rsidRDefault="00AB4C79">
      <w:pPr>
        <w:spacing w:after="0" w:line="240" w:lineRule="auto"/>
      </w:pPr>
      <w:r>
        <w:rPr>
          <w:rFonts w:ascii="Consolas" w:eastAsia="Consolas" w:hAnsi="Consolas" w:cs="Consolas"/>
          <w:sz w:val="28"/>
          <w:szCs w:val="28"/>
        </w:rPr>
        <w:t>{</w:t>
      </w:r>
    </w:p>
    <w:p w:rsidR="006D3661" w:rsidRDefault="00AB4C79">
      <w:pPr>
        <w:spacing w:after="0" w:line="240" w:lineRule="auto"/>
      </w:pPr>
      <w:r>
        <w:rPr>
          <w:rFonts w:ascii="Consolas" w:eastAsia="Consolas" w:hAnsi="Consolas" w:cs="Consolas"/>
          <w:sz w:val="28"/>
          <w:szCs w:val="28"/>
        </w:rPr>
        <w:tab/>
      </w:r>
      <w:r>
        <w:rPr>
          <w:rFonts w:ascii="Consolas" w:eastAsia="Consolas" w:hAnsi="Consolas" w:cs="Consolas"/>
          <w:color w:val="0000FF"/>
          <w:sz w:val="28"/>
          <w:szCs w:val="28"/>
        </w:rPr>
        <w:t>return</w:t>
      </w:r>
      <w:r>
        <w:rPr>
          <w:rFonts w:ascii="Consolas" w:eastAsia="Consolas" w:hAnsi="Consolas" w:cs="Consolas"/>
          <w:sz w:val="28"/>
          <w:szCs w:val="28"/>
        </w:rPr>
        <w:t xml:space="preserve"> </w:t>
      </w:r>
      <w:r>
        <w:rPr>
          <w:rFonts w:ascii="Consolas" w:eastAsia="Consolas" w:hAnsi="Consolas" w:cs="Consolas"/>
          <w:color w:val="2F4F4F"/>
          <w:sz w:val="28"/>
          <w:szCs w:val="28"/>
        </w:rPr>
        <w:t>SGX_ERROR_FILE_BAD_STATUS</w:t>
      </w:r>
      <w:r>
        <w:rPr>
          <w:rFonts w:ascii="Consolas" w:eastAsia="Consolas" w:hAnsi="Consolas" w:cs="Consolas"/>
          <w:sz w:val="28"/>
          <w:szCs w:val="28"/>
        </w:rPr>
        <w:t>;</w:t>
      </w:r>
    </w:p>
    <w:p w:rsidR="006D3661" w:rsidRDefault="00AB4C79">
      <w:pPr>
        <w:spacing w:after="0" w:line="240" w:lineRule="auto"/>
      </w:pPr>
      <w:r>
        <w:rPr>
          <w:rFonts w:ascii="Consolas" w:eastAsia="Consolas" w:hAnsi="Consolas" w:cs="Consolas"/>
          <w:sz w:val="28"/>
          <w:szCs w:val="28"/>
        </w:rPr>
        <w:t>}</w:t>
      </w:r>
    </w:p>
    <w:p w:rsidR="006D3661" w:rsidRDefault="00AB4C79">
      <w:r>
        <w:rPr>
          <w:rFonts w:ascii="Consolas" w:eastAsia="Consolas" w:hAnsi="Consolas" w:cs="Consolas"/>
          <w:color w:val="0000FF"/>
          <w:sz w:val="28"/>
          <w:szCs w:val="28"/>
        </w:rPr>
        <w:t>return</w:t>
      </w:r>
      <w:r>
        <w:rPr>
          <w:rFonts w:ascii="Consolas" w:eastAsia="Consolas" w:hAnsi="Consolas" w:cs="Consolas"/>
          <w:sz w:val="28"/>
          <w:szCs w:val="28"/>
        </w:rPr>
        <w:t xml:space="preserve"> </w:t>
      </w:r>
      <w:r>
        <w:rPr>
          <w:rFonts w:ascii="Consolas" w:eastAsia="Consolas" w:hAnsi="Consolas" w:cs="Consolas"/>
          <w:color w:val="2F4F4F"/>
          <w:sz w:val="28"/>
          <w:szCs w:val="28"/>
        </w:rPr>
        <w:t>SGX_SUCCESS</w:t>
      </w:r>
      <w:r>
        <w:rPr>
          <w:rFonts w:ascii="Consolas" w:eastAsia="Consolas" w:hAnsi="Consolas" w:cs="Consolas"/>
          <w:sz w:val="28"/>
          <w:szCs w:val="28"/>
        </w:rPr>
        <w:t>;</w:t>
      </w:r>
    </w:p>
    <w:p w:rsidR="006D3661" w:rsidRDefault="006D3661"/>
    <w:p w:rsidR="006D3661" w:rsidRDefault="006D3661"/>
    <w:p w:rsidR="006D3661" w:rsidRDefault="006D3661"/>
    <w:p w:rsidR="006D3661" w:rsidRDefault="006D3661"/>
    <w:p w:rsidR="006D3661" w:rsidRDefault="006D3661"/>
    <w:p w:rsidR="006D3661" w:rsidRDefault="006D3661"/>
    <w:p w:rsidR="00C07FF8" w:rsidRDefault="00C07FF8">
      <w:pPr>
        <w:rPr>
          <w:b/>
          <w:sz w:val="28"/>
          <w:szCs w:val="28"/>
          <w:u w:val="single"/>
        </w:rPr>
      </w:pPr>
    </w:p>
    <w:p w:rsidR="006D3661" w:rsidRDefault="00AB4C79">
      <w:r>
        <w:rPr>
          <w:b/>
          <w:sz w:val="28"/>
          <w:szCs w:val="28"/>
          <w:u w:val="single"/>
        </w:rPr>
        <w:lastRenderedPageBreak/>
        <w:t>Loading an Existing Vault:</w:t>
      </w:r>
    </w:p>
    <w:p w:rsidR="006D3661" w:rsidRDefault="00AB4C79">
      <w:r>
        <w:rPr>
          <w:sz w:val="28"/>
          <w:szCs w:val="28"/>
        </w:rPr>
        <w:t>The user also has the option to load an already existing vault. In this case, the user must enter the directory where it is being saved, in order to load it.</w:t>
      </w:r>
      <w:r>
        <w:rPr>
          <w:sz w:val="28"/>
          <w:szCs w:val="28"/>
        </w:rPr>
        <w:br/>
      </w:r>
      <w:r>
        <w:rPr>
          <w:sz w:val="28"/>
          <w:szCs w:val="28"/>
        </w:rPr>
        <w:br/>
        <w:t>After loading or creating a vault, the user can use it to encrypt a file. In this case, he enters</w:t>
      </w:r>
      <w:r>
        <w:rPr>
          <w:sz w:val="28"/>
          <w:szCs w:val="28"/>
        </w:rPr>
        <w:t xml:space="preserve"> the following things:</w:t>
      </w:r>
    </w:p>
    <w:p w:rsidR="006D3661" w:rsidRDefault="00AB4C79">
      <w:pPr>
        <w:numPr>
          <w:ilvl w:val="0"/>
          <w:numId w:val="2"/>
        </w:numPr>
        <w:spacing w:after="0"/>
        <w:ind w:hanging="360"/>
        <w:contextualSpacing/>
        <w:rPr>
          <w:sz w:val="28"/>
          <w:szCs w:val="28"/>
        </w:rPr>
      </w:pPr>
      <w:r>
        <w:rPr>
          <w:sz w:val="28"/>
          <w:szCs w:val="28"/>
        </w:rPr>
        <w:t xml:space="preserve">The directory of the file, where it’s stored in the disk.  </w:t>
      </w:r>
    </w:p>
    <w:p w:rsidR="006D3661" w:rsidRDefault="00AB4C79">
      <w:pPr>
        <w:numPr>
          <w:ilvl w:val="0"/>
          <w:numId w:val="2"/>
        </w:numPr>
        <w:ind w:hanging="360"/>
        <w:contextualSpacing/>
        <w:rPr>
          <w:sz w:val="28"/>
          <w:szCs w:val="28"/>
        </w:rPr>
      </w:pPr>
      <w:r>
        <w:rPr>
          <w:sz w:val="28"/>
          <w:szCs w:val="28"/>
        </w:rPr>
        <w:t>The master password for the vault.</w:t>
      </w:r>
    </w:p>
    <w:p w:rsidR="006D3661" w:rsidRDefault="00AB4C79">
      <w:r>
        <w:rPr>
          <w:rFonts w:ascii="Consolas" w:eastAsia="Consolas" w:hAnsi="Consolas" w:cs="Consolas"/>
          <w:color w:val="2B91AF"/>
          <w:sz w:val="28"/>
          <w:szCs w:val="28"/>
        </w:rPr>
        <w:t>sgx_status_t</w:t>
      </w:r>
      <w:r>
        <w:rPr>
          <w:rFonts w:ascii="Consolas" w:eastAsia="Consolas" w:hAnsi="Consolas" w:cs="Consolas"/>
          <w:sz w:val="28"/>
          <w:szCs w:val="28"/>
        </w:rPr>
        <w:t xml:space="preserve"> load_valut_from_file(</w:t>
      </w:r>
      <w:r>
        <w:rPr>
          <w:rFonts w:ascii="Consolas" w:eastAsia="Consolas" w:hAnsi="Consolas" w:cs="Consolas"/>
          <w:color w:val="0000FF"/>
          <w:sz w:val="28"/>
          <w:szCs w:val="28"/>
        </w:rPr>
        <w:t>char</w:t>
      </w:r>
      <w:r>
        <w:rPr>
          <w:rFonts w:ascii="Consolas" w:eastAsia="Consolas" w:hAnsi="Consolas" w:cs="Consolas"/>
          <w:sz w:val="28"/>
          <w:szCs w:val="28"/>
        </w:rPr>
        <w:t xml:space="preserve"> * </w:t>
      </w:r>
      <w:r>
        <w:rPr>
          <w:rFonts w:ascii="Consolas" w:eastAsia="Consolas" w:hAnsi="Consolas" w:cs="Consolas"/>
          <w:color w:val="808080"/>
          <w:sz w:val="28"/>
          <w:szCs w:val="28"/>
        </w:rPr>
        <w:t>path</w:t>
      </w:r>
      <w:r>
        <w:rPr>
          <w:rFonts w:ascii="Consolas" w:eastAsia="Consolas" w:hAnsi="Consolas" w:cs="Consolas"/>
          <w:sz w:val="28"/>
          <w:szCs w:val="28"/>
        </w:rPr>
        <w:t xml:space="preserve">, </w:t>
      </w:r>
      <w:r>
        <w:rPr>
          <w:rFonts w:ascii="Consolas" w:eastAsia="Consolas" w:hAnsi="Consolas" w:cs="Consolas"/>
          <w:color w:val="0000FF"/>
          <w:sz w:val="28"/>
          <w:szCs w:val="28"/>
        </w:rPr>
        <w:t>char</w:t>
      </w:r>
      <w:r>
        <w:rPr>
          <w:rFonts w:ascii="Consolas" w:eastAsia="Consolas" w:hAnsi="Consolas" w:cs="Consolas"/>
          <w:sz w:val="28"/>
          <w:szCs w:val="28"/>
        </w:rPr>
        <w:t xml:space="preserve">* </w:t>
      </w:r>
      <w:r>
        <w:rPr>
          <w:rFonts w:ascii="Consolas" w:eastAsia="Consolas" w:hAnsi="Consolas" w:cs="Consolas"/>
          <w:color w:val="808080"/>
          <w:sz w:val="28"/>
          <w:szCs w:val="28"/>
        </w:rPr>
        <w:t>password</w:t>
      </w:r>
      <w:r>
        <w:rPr>
          <w:rFonts w:ascii="Consolas" w:eastAsia="Consolas" w:hAnsi="Consolas" w:cs="Consolas"/>
          <w:sz w:val="28"/>
          <w:szCs w:val="28"/>
        </w:rPr>
        <w:t xml:space="preserve">, </w:t>
      </w:r>
      <w:r>
        <w:rPr>
          <w:rFonts w:ascii="Consolas" w:eastAsia="Consolas" w:hAnsi="Consolas" w:cs="Consolas"/>
          <w:color w:val="2B91AF"/>
          <w:sz w:val="28"/>
          <w:szCs w:val="28"/>
        </w:rPr>
        <w:t>size_t</w:t>
      </w:r>
      <w:r>
        <w:rPr>
          <w:rFonts w:ascii="Consolas" w:eastAsia="Consolas" w:hAnsi="Consolas" w:cs="Consolas"/>
          <w:sz w:val="28"/>
          <w:szCs w:val="28"/>
        </w:rPr>
        <w:t xml:space="preserve"> </w:t>
      </w:r>
      <w:r>
        <w:rPr>
          <w:rFonts w:ascii="Consolas" w:eastAsia="Consolas" w:hAnsi="Consolas" w:cs="Consolas"/>
          <w:color w:val="808080"/>
          <w:sz w:val="28"/>
          <w:szCs w:val="28"/>
        </w:rPr>
        <w:t>len</w:t>
      </w:r>
      <w:r>
        <w:rPr>
          <w:rFonts w:ascii="Consolas" w:eastAsia="Consolas" w:hAnsi="Consolas" w:cs="Consolas"/>
          <w:sz w:val="28"/>
          <w:szCs w:val="28"/>
        </w:rPr>
        <w:t>)</w:t>
      </w:r>
    </w:p>
    <w:p w:rsidR="006D3661" w:rsidRDefault="006D3661"/>
    <w:p w:rsidR="006D3661" w:rsidRDefault="00AB4C79">
      <w:r>
        <w:rPr>
          <w:sz w:val="28"/>
          <w:szCs w:val="28"/>
        </w:rPr>
        <w:t>As presented below, the loading of the .vlt file, works as fol</w:t>
      </w:r>
      <w:r>
        <w:rPr>
          <w:sz w:val="28"/>
          <w:szCs w:val="28"/>
        </w:rPr>
        <w:t>lowing:</w:t>
      </w:r>
    </w:p>
    <w:p w:rsidR="006D3661" w:rsidRDefault="00AB4C79">
      <w:r>
        <w:rPr>
          <w:sz w:val="28"/>
          <w:szCs w:val="28"/>
        </w:rPr>
        <w:t xml:space="preserve"> </w:t>
      </w:r>
      <w:r>
        <w:rPr>
          <w:noProof/>
        </w:rPr>
        <w:lastRenderedPageBreak/>
        <w:drawing>
          <wp:inline distT="114300" distB="114300" distL="114300" distR="114300">
            <wp:extent cx="7035800" cy="3957638"/>
            <wp:effectExtent l="0" t="0" r="0" b="0"/>
            <wp:docPr id="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0"/>
                    <a:srcRect/>
                    <a:stretch>
                      <a:fillRect/>
                    </a:stretch>
                  </pic:blipFill>
                  <pic:spPr>
                    <a:xfrm>
                      <a:off x="0" y="0"/>
                      <a:ext cx="7035800" cy="3957638"/>
                    </a:xfrm>
                    <a:prstGeom prst="rect">
                      <a:avLst/>
                    </a:prstGeom>
                    <a:ln/>
                  </pic:spPr>
                </pic:pic>
              </a:graphicData>
            </a:graphic>
          </wp:inline>
        </w:drawing>
      </w:r>
    </w:p>
    <w:p w:rsidR="006D3661" w:rsidRDefault="00AB4C79">
      <w:r>
        <w:rPr>
          <w:sz w:val="28"/>
          <w:szCs w:val="28"/>
        </w:rPr>
        <w:t>The method is given the full directory path and the master password. It calculates the hash of the master password using the hash function sha-256 (256 bits long).</w:t>
      </w:r>
    </w:p>
    <w:p w:rsidR="006D3661" w:rsidRDefault="00AB4C79">
      <w:pPr>
        <w:spacing w:after="0" w:line="240" w:lineRule="auto"/>
      </w:pPr>
      <w:r>
        <w:rPr>
          <w:rFonts w:ascii="Consolas" w:eastAsia="Consolas" w:hAnsi="Consolas" w:cs="Consolas"/>
          <w:color w:val="2B91AF"/>
          <w:sz w:val="28"/>
          <w:szCs w:val="28"/>
        </w:rPr>
        <w:t>sgx_sha256_hash_t</w:t>
      </w:r>
      <w:r>
        <w:rPr>
          <w:rFonts w:ascii="Consolas" w:eastAsia="Consolas" w:hAnsi="Consolas" w:cs="Consolas"/>
          <w:sz w:val="28"/>
          <w:szCs w:val="28"/>
        </w:rPr>
        <w:t xml:space="preserve"> hash;</w:t>
      </w:r>
    </w:p>
    <w:p w:rsidR="006D3661" w:rsidRDefault="00AB4C79">
      <w:r>
        <w:rPr>
          <w:rFonts w:ascii="Consolas" w:eastAsia="Consolas" w:hAnsi="Consolas" w:cs="Consolas"/>
          <w:sz w:val="28"/>
          <w:szCs w:val="28"/>
        </w:rPr>
        <w:t>get_sha256_hash(</w:t>
      </w:r>
      <w:r>
        <w:rPr>
          <w:rFonts w:ascii="Consolas" w:eastAsia="Consolas" w:hAnsi="Consolas" w:cs="Consolas"/>
          <w:color w:val="808080"/>
          <w:sz w:val="28"/>
          <w:szCs w:val="28"/>
        </w:rPr>
        <w:t>password</w:t>
      </w:r>
      <w:r>
        <w:rPr>
          <w:rFonts w:ascii="Consolas" w:eastAsia="Consolas" w:hAnsi="Consolas" w:cs="Consolas"/>
          <w:sz w:val="28"/>
          <w:szCs w:val="28"/>
        </w:rPr>
        <w:t xml:space="preserve">, </w:t>
      </w:r>
      <w:r>
        <w:rPr>
          <w:rFonts w:ascii="Consolas" w:eastAsia="Consolas" w:hAnsi="Consolas" w:cs="Consolas"/>
          <w:color w:val="808080"/>
          <w:sz w:val="28"/>
          <w:szCs w:val="28"/>
        </w:rPr>
        <w:t>len</w:t>
      </w:r>
      <w:r>
        <w:rPr>
          <w:rFonts w:ascii="Consolas" w:eastAsia="Consolas" w:hAnsi="Consolas" w:cs="Consolas"/>
          <w:sz w:val="28"/>
          <w:szCs w:val="28"/>
        </w:rPr>
        <w:t>, &amp;hash);</w:t>
      </w:r>
    </w:p>
    <w:p w:rsidR="006D3661" w:rsidRDefault="006D3661"/>
    <w:p w:rsidR="006D3661" w:rsidRDefault="00AB4C79">
      <w:r>
        <w:rPr>
          <w:sz w:val="28"/>
          <w:szCs w:val="28"/>
        </w:rPr>
        <w:t>In addition, it also calls the .vlt file from the path given with an OCALL from the enclave. It then takes out the content and unseals it with MRENCLAVE to restore the encrypted master key.</w:t>
      </w:r>
    </w:p>
    <w:p w:rsidR="006D3661" w:rsidRDefault="00AB4C79">
      <w:pPr>
        <w:spacing w:after="0" w:line="240" w:lineRule="auto"/>
      </w:pPr>
      <w:r>
        <w:rPr>
          <w:rFonts w:ascii="Consolas" w:eastAsia="Consolas" w:hAnsi="Consolas" w:cs="Consolas"/>
          <w:color w:val="2B91AF"/>
          <w:sz w:val="28"/>
          <w:szCs w:val="28"/>
        </w:rPr>
        <w:t>uint8_t</w:t>
      </w:r>
      <w:r>
        <w:rPr>
          <w:rFonts w:ascii="Consolas" w:eastAsia="Consolas" w:hAnsi="Consolas" w:cs="Consolas"/>
          <w:sz w:val="28"/>
          <w:szCs w:val="28"/>
        </w:rPr>
        <w:t xml:space="preserve"> sealed_data[</w:t>
      </w:r>
      <w:r>
        <w:rPr>
          <w:rFonts w:ascii="Consolas" w:eastAsia="Consolas" w:hAnsi="Consolas" w:cs="Consolas"/>
          <w:color w:val="6F008A"/>
          <w:sz w:val="28"/>
          <w:szCs w:val="28"/>
        </w:rPr>
        <w:t>DEFAULT_SEALED_SIZE</w:t>
      </w:r>
      <w:r>
        <w:rPr>
          <w:rFonts w:ascii="Consolas" w:eastAsia="Consolas" w:hAnsi="Consolas" w:cs="Consolas"/>
          <w:sz w:val="28"/>
          <w:szCs w:val="28"/>
        </w:rPr>
        <w:t>];</w:t>
      </w:r>
    </w:p>
    <w:p w:rsidR="006D3661" w:rsidRDefault="00AB4C79">
      <w:pPr>
        <w:spacing w:after="0" w:line="240" w:lineRule="auto"/>
      </w:pPr>
      <w:r>
        <w:rPr>
          <w:rFonts w:ascii="Consolas" w:eastAsia="Consolas" w:hAnsi="Consolas" w:cs="Consolas"/>
          <w:color w:val="2B91AF"/>
          <w:sz w:val="28"/>
          <w:szCs w:val="28"/>
        </w:rPr>
        <w:t>uint8_t</w:t>
      </w:r>
      <w:r>
        <w:rPr>
          <w:rFonts w:ascii="Consolas" w:eastAsia="Consolas" w:hAnsi="Consolas" w:cs="Consolas"/>
          <w:sz w:val="28"/>
          <w:szCs w:val="28"/>
        </w:rPr>
        <w:t xml:space="preserve"> result;</w:t>
      </w:r>
    </w:p>
    <w:p w:rsidR="006D3661" w:rsidRDefault="00AB4C79">
      <w:pPr>
        <w:spacing w:after="0" w:line="240" w:lineRule="auto"/>
      </w:pPr>
      <w:r>
        <w:rPr>
          <w:rFonts w:ascii="Consolas" w:eastAsia="Consolas" w:hAnsi="Consolas" w:cs="Consolas"/>
          <w:sz w:val="28"/>
          <w:szCs w:val="28"/>
        </w:rPr>
        <w:t>encalve_</w:t>
      </w:r>
      <w:r>
        <w:rPr>
          <w:rFonts w:ascii="Consolas" w:eastAsia="Consolas" w:hAnsi="Consolas" w:cs="Consolas"/>
          <w:sz w:val="28"/>
          <w:szCs w:val="28"/>
        </w:rPr>
        <w:t xml:space="preserve">read_file(&amp;result, </w:t>
      </w:r>
      <w:r>
        <w:rPr>
          <w:rFonts w:ascii="Consolas" w:eastAsia="Consolas" w:hAnsi="Consolas" w:cs="Consolas"/>
          <w:color w:val="808080"/>
          <w:sz w:val="28"/>
          <w:szCs w:val="28"/>
        </w:rPr>
        <w:t>path</w:t>
      </w:r>
      <w:r>
        <w:rPr>
          <w:rFonts w:ascii="Consolas" w:eastAsia="Consolas" w:hAnsi="Consolas" w:cs="Consolas"/>
          <w:sz w:val="28"/>
          <w:szCs w:val="28"/>
        </w:rPr>
        <w:t>, (</w:t>
      </w:r>
      <w:r>
        <w:rPr>
          <w:rFonts w:ascii="Consolas" w:eastAsia="Consolas" w:hAnsi="Consolas" w:cs="Consolas"/>
          <w:color w:val="0000FF"/>
          <w:sz w:val="28"/>
          <w:szCs w:val="28"/>
        </w:rPr>
        <w:t>char</w:t>
      </w:r>
      <w:r>
        <w:rPr>
          <w:rFonts w:ascii="Consolas" w:eastAsia="Consolas" w:hAnsi="Consolas" w:cs="Consolas"/>
          <w:sz w:val="28"/>
          <w:szCs w:val="28"/>
        </w:rPr>
        <w:t xml:space="preserve"> *)sealed_data, </w:t>
      </w:r>
      <w:r>
        <w:rPr>
          <w:rFonts w:ascii="Consolas" w:eastAsia="Consolas" w:hAnsi="Consolas" w:cs="Consolas"/>
          <w:color w:val="6F008A"/>
          <w:sz w:val="28"/>
          <w:szCs w:val="28"/>
        </w:rPr>
        <w:t>DEFAULT_SEALED_SIZE</w:t>
      </w:r>
      <w:r>
        <w:rPr>
          <w:rFonts w:ascii="Consolas" w:eastAsia="Consolas" w:hAnsi="Consolas" w:cs="Consolas"/>
          <w:sz w:val="28"/>
          <w:szCs w:val="28"/>
        </w:rPr>
        <w:t xml:space="preserve">, </w:t>
      </w:r>
      <w:r>
        <w:rPr>
          <w:rFonts w:ascii="Consolas" w:eastAsia="Consolas" w:hAnsi="Consolas" w:cs="Consolas"/>
          <w:color w:val="6F008A"/>
          <w:sz w:val="28"/>
          <w:szCs w:val="28"/>
        </w:rPr>
        <w:t>NULL</w:t>
      </w:r>
      <w:r>
        <w:rPr>
          <w:rFonts w:ascii="Consolas" w:eastAsia="Consolas" w:hAnsi="Consolas" w:cs="Consolas"/>
          <w:sz w:val="28"/>
          <w:szCs w:val="28"/>
        </w:rPr>
        <w:t>);</w:t>
      </w:r>
    </w:p>
    <w:p w:rsidR="006D3661" w:rsidRDefault="00AB4C79">
      <w:pPr>
        <w:spacing w:after="0" w:line="240" w:lineRule="auto"/>
      </w:pPr>
      <w:r>
        <w:rPr>
          <w:rFonts w:ascii="Consolas" w:eastAsia="Consolas" w:hAnsi="Consolas" w:cs="Consolas"/>
          <w:color w:val="0000FF"/>
          <w:sz w:val="28"/>
          <w:szCs w:val="28"/>
        </w:rPr>
        <w:t>if</w:t>
      </w:r>
      <w:r>
        <w:rPr>
          <w:rFonts w:ascii="Consolas" w:eastAsia="Consolas" w:hAnsi="Consolas" w:cs="Consolas"/>
          <w:sz w:val="28"/>
          <w:szCs w:val="28"/>
        </w:rPr>
        <w:t xml:space="preserve"> (result)</w:t>
      </w:r>
    </w:p>
    <w:p w:rsidR="006D3661" w:rsidRDefault="00AB4C79">
      <w:pPr>
        <w:spacing w:after="0" w:line="240" w:lineRule="auto"/>
      </w:pPr>
      <w:r>
        <w:rPr>
          <w:rFonts w:ascii="Consolas" w:eastAsia="Consolas" w:hAnsi="Consolas" w:cs="Consolas"/>
          <w:sz w:val="28"/>
          <w:szCs w:val="28"/>
        </w:rPr>
        <w:lastRenderedPageBreak/>
        <w:t>{</w:t>
      </w:r>
    </w:p>
    <w:p w:rsidR="006D3661" w:rsidRDefault="00AB4C79">
      <w:pPr>
        <w:spacing w:after="0" w:line="240" w:lineRule="auto"/>
      </w:pPr>
      <w:r>
        <w:rPr>
          <w:rFonts w:ascii="Consolas" w:eastAsia="Consolas" w:hAnsi="Consolas" w:cs="Consolas"/>
          <w:sz w:val="28"/>
          <w:szCs w:val="28"/>
        </w:rPr>
        <w:tab/>
      </w:r>
      <w:r>
        <w:rPr>
          <w:rFonts w:ascii="Consolas" w:eastAsia="Consolas" w:hAnsi="Consolas" w:cs="Consolas"/>
          <w:color w:val="0000FF"/>
          <w:sz w:val="28"/>
          <w:szCs w:val="28"/>
        </w:rPr>
        <w:t>return</w:t>
      </w:r>
      <w:r>
        <w:rPr>
          <w:rFonts w:ascii="Consolas" w:eastAsia="Consolas" w:hAnsi="Consolas" w:cs="Consolas"/>
          <w:sz w:val="28"/>
          <w:szCs w:val="28"/>
        </w:rPr>
        <w:t xml:space="preserve"> </w:t>
      </w:r>
      <w:r>
        <w:rPr>
          <w:rFonts w:ascii="Consolas" w:eastAsia="Consolas" w:hAnsi="Consolas" w:cs="Consolas"/>
          <w:color w:val="2F4F4F"/>
          <w:sz w:val="28"/>
          <w:szCs w:val="28"/>
        </w:rPr>
        <w:t>SGX_ERROR_FILE_BAD_STATUS</w:t>
      </w:r>
      <w:r>
        <w:rPr>
          <w:rFonts w:ascii="Consolas" w:eastAsia="Consolas" w:hAnsi="Consolas" w:cs="Consolas"/>
          <w:sz w:val="28"/>
          <w:szCs w:val="28"/>
        </w:rPr>
        <w:t>;</w:t>
      </w:r>
    </w:p>
    <w:p w:rsidR="006D3661" w:rsidRDefault="00AB4C79">
      <w:r>
        <w:rPr>
          <w:rFonts w:ascii="Consolas" w:eastAsia="Consolas" w:hAnsi="Consolas" w:cs="Consolas"/>
          <w:sz w:val="28"/>
          <w:szCs w:val="28"/>
        </w:rPr>
        <w:t>}</w:t>
      </w:r>
    </w:p>
    <w:p w:rsidR="006D3661" w:rsidRDefault="006D3661"/>
    <w:p w:rsidR="006D3661" w:rsidRDefault="00AB4C79">
      <w:r>
        <w:rPr>
          <w:sz w:val="28"/>
          <w:szCs w:val="28"/>
        </w:rPr>
        <w:t xml:space="preserve">And afterwards - </w:t>
      </w:r>
    </w:p>
    <w:p w:rsidR="006D3661" w:rsidRDefault="00AB4C79">
      <w:pPr>
        <w:spacing w:after="0" w:line="240" w:lineRule="auto"/>
      </w:pPr>
      <w:r>
        <w:rPr>
          <w:rFonts w:ascii="Consolas" w:eastAsia="Consolas" w:hAnsi="Consolas" w:cs="Consolas"/>
          <w:sz w:val="28"/>
          <w:szCs w:val="28"/>
        </w:rPr>
        <w:t xml:space="preserve">result = unseal(sealed_data, </w:t>
      </w:r>
      <w:r>
        <w:rPr>
          <w:rFonts w:ascii="Consolas" w:eastAsia="Consolas" w:hAnsi="Consolas" w:cs="Consolas"/>
          <w:color w:val="6F008A"/>
          <w:sz w:val="28"/>
          <w:szCs w:val="28"/>
        </w:rPr>
        <w:t>DEFAULT_SEALED_SIZE</w:t>
      </w:r>
      <w:r>
        <w:rPr>
          <w:rFonts w:ascii="Consolas" w:eastAsia="Consolas" w:hAnsi="Consolas" w:cs="Consolas"/>
          <w:sz w:val="28"/>
          <w:szCs w:val="28"/>
        </w:rPr>
        <w:t xml:space="preserve">, decrypted, </w:t>
      </w:r>
      <w:r>
        <w:rPr>
          <w:rFonts w:ascii="Consolas" w:eastAsia="Consolas" w:hAnsi="Consolas" w:cs="Consolas"/>
          <w:color w:val="6F008A"/>
          <w:sz w:val="28"/>
          <w:szCs w:val="28"/>
        </w:rPr>
        <w:t>DEFAULT_DECRYPTED_KEY_SIZE</w:t>
      </w:r>
      <w:r>
        <w:rPr>
          <w:rFonts w:ascii="Consolas" w:eastAsia="Consolas" w:hAnsi="Consolas" w:cs="Consolas"/>
          <w:sz w:val="28"/>
          <w:szCs w:val="28"/>
        </w:rPr>
        <w:t>);</w:t>
      </w:r>
    </w:p>
    <w:p w:rsidR="006D3661" w:rsidRDefault="00AB4C79">
      <w:pPr>
        <w:spacing w:after="0" w:line="240" w:lineRule="auto"/>
      </w:pPr>
      <w:r>
        <w:rPr>
          <w:rFonts w:ascii="Consolas" w:eastAsia="Consolas" w:hAnsi="Consolas" w:cs="Consolas"/>
          <w:color w:val="0000FF"/>
          <w:sz w:val="28"/>
          <w:szCs w:val="28"/>
        </w:rPr>
        <w:t>if</w:t>
      </w:r>
      <w:r>
        <w:rPr>
          <w:rFonts w:ascii="Consolas" w:eastAsia="Consolas" w:hAnsi="Consolas" w:cs="Consolas"/>
          <w:sz w:val="28"/>
          <w:szCs w:val="28"/>
        </w:rPr>
        <w:t xml:space="preserve"> (result == -1)</w:t>
      </w:r>
    </w:p>
    <w:p w:rsidR="006D3661" w:rsidRDefault="00AB4C79">
      <w:pPr>
        <w:spacing w:after="0" w:line="240" w:lineRule="auto"/>
      </w:pPr>
      <w:r>
        <w:rPr>
          <w:rFonts w:ascii="Consolas" w:eastAsia="Consolas" w:hAnsi="Consolas" w:cs="Consolas"/>
          <w:sz w:val="28"/>
          <w:szCs w:val="28"/>
        </w:rPr>
        <w:tab/>
      </w:r>
      <w:r>
        <w:rPr>
          <w:rFonts w:ascii="Consolas" w:eastAsia="Consolas" w:hAnsi="Consolas" w:cs="Consolas"/>
          <w:color w:val="0000FF"/>
          <w:sz w:val="28"/>
          <w:szCs w:val="28"/>
        </w:rPr>
        <w:t>return</w:t>
      </w:r>
      <w:r>
        <w:rPr>
          <w:rFonts w:ascii="Consolas" w:eastAsia="Consolas" w:hAnsi="Consolas" w:cs="Consolas"/>
          <w:sz w:val="28"/>
          <w:szCs w:val="28"/>
        </w:rPr>
        <w:t xml:space="preserve"> </w:t>
      </w:r>
      <w:r>
        <w:rPr>
          <w:rFonts w:ascii="Consolas" w:eastAsia="Consolas" w:hAnsi="Consolas" w:cs="Consolas"/>
          <w:color w:val="2F4F4F"/>
          <w:sz w:val="28"/>
          <w:szCs w:val="28"/>
        </w:rPr>
        <w:t>SGX_ERROR_MAC_MISMATCH</w:t>
      </w:r>
      <w:r>
        <w:rPr>
          <w:rFonts w:ascii="Consolas" w:eastAsia="Consolas" w:hAnsi="Consolas" w:cs="Consolas"/>
          <w:sz w:val="28"/>
          <w:szCs w:val="28"/>
        </w:rPr>
        <w:t>;</w:t>
      </w:r>
    </w:p>
    <w:p w:rsidR="006D3661" w:rsidRDefault="00AB4C79">
      <w:pPr>
        <w:spacing w:after="0" w:line="240" w:lineRule="auto"/>
      </w:pPr>
      <w:r>
        <w:rPr>
          <w:rFonts w:ascii="Consolas" w:eastAsia="Consolas" w:hAnsi="Consolas" w:cs="Consolas"/>
          <w:color w:val="0000FF"/>
          <w:sz w:val="28"/>
          <w:szCs w:val="28"/>
        </w:rPr>
        <w:t>else</w:t>
      </w:r>
      <w:r>
        <w:rPr>
          <w:rFonts w:ascii="Consolas" w:eastAsia="Consolas" w:hAnsi="Consolas" w:cs="Consolas"/>
          <w:sz w:val="28"/>
          <w:szCs w:val="28"/>
        </w:rPr>
        <w:t xml:space="preserve"> </w:t>
      </w:r>
      <w:r>
        <w:rPr>
          <w:rFonts w:ascii="Consolas" w:eastAsia="Consolas" w:hAnsi="Consolas" w:cs="Consolas"/>
          <w:color w:val="0000FF"/>
          <w:sz w:val="28"/>
          <w:szCs w:val="28"/>
        </w:rPr>
        <w:t>if</w:t>
      </w:r>
      <w:r>
        <w:rPr>
          <w:rFonts w:ascii="Consolas" w:eastAsia="Consolas" w:hAnsi="Consolas" w:cs="Consolas"/>
          <w:sz w:val="28"/>
          <w:szCs w:val="28"/>
        </w:rPr>
        <w:t xml:space="preserve"> (result &gt;0)</w:t>
      </w:r>
    </w:p>
    <w:p w:rsidR="006D3661" w:rsidRDefault="00AB4C79">
      <w:pPr>
        <w:spacing w:after="0" w:line="240" w:lineRule="auto"/>
      </w:pPr>
      <w:r>
        <w:rPr>
          <w:rFonts w:ascii="Consolas" w:eastAsia="Consolas" w:hAnsi="Consolas" w:cs="Consolas"/>
          <w:sz w:val="28"/>
          <w:szCs w:val="28"/>
        </w:rPr>
        <w:tab/>
      </w:r>
      <w:r>
        <w:rPr>
          <w:rFonts w:ascii="Consolas" w:eastAsia="Consolas" w:hAnsi="Consolas" w:cs="Consolas"/>
          <w:color w:val="0000FF"/>
          <w:sz w:val="28"/>
          <w:szCs w:val="28"/>
        </w:rPr>
        <w:t>return</w:t>
      </w:r>
      <w:r>
        <w:rPr>
          <w:rFonts w:ascii="Consolas" w:eastAsia="Consolas" w:hAnsi="Consolas" w:cs="Consolas"/>
          <w:sz w:val="28"/>
          <w:szCs w:val="28"/>
        </w:rPr>
        <w:t xml:space="preserve"> </w:t>
      </w:r>
      <w:r>
        <w:rPr>
          <w:rFonts w:ascii="Consolas" w:eastAsia="Consolas" w:hAnsi="Consolas" w:cs="Consolas"/>
          <w:color w:val="2F4F4F"/>
          <w:sz w:val="28"/>
          <w:szCs w:val="28"/>
        </w:rPr>
        <w:t>SGX_ERROR_OUT_OF_MEMORY</w:t>
      </w:r>
      <w:r>
        <w:rPr>
          <w:rFonts w:ascii="Consolas" w:eastAsia="Consolas" w:hAnsi="Consolas" w:cs="Consolas"/>
          <w:sz w:val="28"/>
          <w:szCs w:val="28"/>
        </w:rPr>
        <w:t>;</w:t>
      </w:r>
    </w:p>
    <w:p w:rsidR="006D3661" w:rsidRDefault="00AB4C79">
      <w:pPr>
        <w:spacing w:after="0" w:line="240" w:lineRule="auto"/>
      </w:pPr>
      <w:r>
        <w:rPr>
          <w:rFonts w:ascii="Consolas" w:eastAsia="Consolas" w:hAnsi="Consolas" w:cs="Consolas"/>
          <w:color w:val="0000FF"/>
          <w:sz w:val="28"/>
          <w:szCs w:val="28"/>
        </w:rPr>
        <w:t>else</w:t>
      </w:r>
      <w:r>
        <w:rPr>
          <w:rFonts w:ascii="Consolas" w:eastAsia="Consolas" w:hAnsi="Consolas" w:cs="Consolas"/>
          <w:sz w:val="28"/>
          <w:szCs w:val="28"/>
        </w:rPr>
        <w:t xml:space="preserve"> </w:t>
      </w:r>
      <w:r>
        <w:rPr>
          <w:rFonts w:ascii="Consolas" w:eastAsia="Consolas" w:hAnsi="Consolas" w:cs="Consolas"/>
          <w:color w:val="0000FF"/>
          <w:sz w:val="28"/>
          <w:szCs w:val="28"/>
        </w:rPr>
        <w:t>if</w:t>
      </w:r>
      <w:r>
        <w:rPr>
          <w:rFonts w:ascii="Consolas" w:eastAsia="Consolas" w:hAnsi="Consolas" w:cs="Consolas"/>
          <w:sz w:val="28"/>
          <w:szCs w:val="28"/>
        </w:rPr>
        <w:t xml:space="preserve"> (result &gt; 0)</w:t>
      </w:r>
    </w:p>
    <w:p w:rsidR="006D3661" w:rsidRDefault="00AB4C79">
      <w:pPr>
        <w:spacing w:after="0" w:line="240" w:lineRule="auto"/>
      </w:pPr>
      <w:r>
        <w:rPr>
          <w:rFonts w:ascii="Consolas" w:eastAsia="Consolas" w:hAnsi="Consolas" w:cs="Consolas"/>
          <w:sz w:val="28"/>
          <w:szCs w:val="28"/>
        </w:rPr>
        <w:tab/>
      </w:r>
      <w:r>
        <w:rPr>
          <w:rFonts w:ascii="Consolas" w:eastAsia="Consolas" w:hAnsi="Consolas" w:cs="Consolas"/>
          <w:color w:val="0000FF"/>
          <w:sz w:val="28"/>
          <w:szCs w:val="28"/>
        </w:rPr>
        <w:t>return</w:t>
      </w:r>
      <w:r>
        <w:rPr>
          <w:rFonts w:ascii="Consolas" w:eastAsia="Consolas" w:hAnsi="Consolas" w:cs="Consolas"/>
          <w:sz w:val="28"/>
          <w:szCs w:val="28"/>
        </w:rPr>
        <w:t xml:space="preserve"> (</w:t>
      </w:r>
      <w:r>
        <w:rPr>
          <w:rFonts w:ascii="Consolas" w:eastAsia="Consolas" w:hAnsi="Consolas" w:cs="Consolas"/>
          <w:color w:val="2B91AF"/>
          <w:sz w:val="28"/>
          <w:szCs w:val="28"/>
        </w:rPr>
        <w:t>sgx_status_t</w:t>
      </w:r>
      <w:r>
        <w:rPr>
          <w:rFonts w:ascii="Consolas" w:eastAsia="Consolas" w:hAnsi="Consolas" w:cs="Consolas"/>
          <w:sz w:val="28"/>
          <w:szCs w:val="28"/>
        </w:rPr>
        <w:t>)result;</w:t>
      </w:r>
    </w:p>
    <w:p w:rsidR="006D3661" w:rsidRDefault="00AB4C79">
      <w:r>
        <w:rPr>
          <w:rFonts w:ascii="Consolas" w:eastAsia="Consolas" w:hAnsi="Consolas" w:cs="Consolas"/>
          <w:sz w:val="28"/>
          <w:szCs w:val="28"/>
        </w:rPr>
        <w:tab/>
      </w:r>
    </w:p>
    <w:p w:rsidR="006D3661" w:rsidRDefault="00AB4C79">
      <w:r>
        <w:rPr>
          <w:sz w:val="28"/>
          <w:szCs w:val="28"/>
        </w:rPr>
        <w:t>Finally, using the hash of the master password calculated earlier, it decrypts the master key, to be used later when using the loaded vault.</w:t>
      </w:r>
    </w:p>
    <w:p w:rsidR="006D3661" w:rsidRDefault="00AB4C79">
      <w:pPr>
        <w:spacing w:after="0" w:line="240" w:lineRule="auto"/>
      </w:pPr>
      <w:r>
        <w:rPr>
          <w:rFonts w:ascii="Consolas" w:eastAsia="Consolas" w:hAnsi="Consolas" w:cs="Consolas"/>
          <w:color w:val="2B91AF"/>
          <w:sz w:val="28"/>
          <w:szCs w:val="28"/>
        </w:rPr>
        <w:t>sgx_status_t</w:t>
      </w:r>
      <w:r>
        <w:rPr>
          <w:rFonts w:ascii="Consolas" w:eastAsia="Consolas" w:hAnsi="Consolas" w:cs="Consolas"/>
          <w:sz w:val="28"/>
          <w:szCs w:val="28"/>
        </w:rPr>
        <w:t xml:space="preserve"> res = sgx_rijndael128GCM_decrypt((</w:t>
      </w:r>
      <w:r>
        <w:rPr>
          <w:rFonts w:ascii="Consolas" w:eastAsia="Consolas" w:hAnsi="Consolas" w:cs="Consolas"/>
          <w:color w:val="2B91AF"/>
          <w:sz w:val="28"/>
          <w:szCs w:val="28"/>
        </w:rPr>
        <w:t>sgx_aes_gcm_128bit_key_t</w:t>
      </w:r>
      <w:r>
        <w:rPr>
          <w:rFonts w:ascii="Consolas" w:eastAsia="Consolas" w:hAnsi="Consolas" w:cs="Consolas"/>
          <w:sz w:val="28"/>
          <w:szCs w:val="28"/>
        </w:rPr>
        <w:t xml:space="preserve">*)hash, decrypted, 16, master_key, iv, 12, </w:t>
      </w:r>
      <w:r>
        <w:rPr>
          <w:rFonts w:ascii="Consolas" w:eastAsia="Consolas" w:hAnsi="Consolas" w:cs="Consolas"/>
          <w:color w:val="6F008A"/>
          <w:sz w:val="28"/>
          <w:szCs w:val="28"/>
        </w:rPr>
        <w:t>N</w:t>
      </w:r>
      <w:r>
        <w:rPr>
          <w:rFonts w:ascii="Consolas" w:eastAsia="Consolas" w:hAnsi="Consolas" w:cs="Consolas"/>
          <w:color w:val="6F008A"/>
          <w:sz w:val="28"/>
          <w:szCs w:val="28"/>
        </w:rPr>
        <w:t>ULL</w:t>
      </w:r>
      <w:r>
        <w:rPr>
          <w:rFonts w:ascii="Consolas" w:eastAsia="Consolas" w:hAnsi="Consolas" w:cs="Consolas"/>
          <w:sz w:val="28"/>
          <w:szCs w:val="28"/>
        </w:rPr>
        <w:t>, 0, &amp;old_mac);</w:t>
      </w:r>
    </w:p>
    <w:p w:rsidR="006D3661" w:rsidRDefault="00AB4C79">
      <w:pPr>
        <w:spacing w:after="0" w:line="240" w:lineRule="auto"/>
      </w:pPr>
      <w:r>
        <w:rPr>
          <w:rFonts w:ascii="Consolas" w:eastAsia="Consolas" w:hAnsi="Consolas" w:cs="Consolas"/>
          <w:color w:val="0000FF"/>
          <w:sz w:val="28"/>
          <w:szCs w:val="28"/>
        </w:rPr>
        <w:t>if</w:t>
      </w:r>
      <w:r>
        <w:rPr>
          <w:rFonts w:ascii="Consolas" w:eastAsia="Consolas" w:hAnsi="Consolas" w:cs="Consolas"/>
          <w:sz w:val="28"/>
          <w:szCs w:val="28"/>
        </w:rPr>
        <w:t xml:space="preserve"> (res)</w:t>
      </w:r>
    </w:p>
    <w:p w:rsidR="006D3661" w:rsidRDefault="00AB4C79">
      <w:pPr>
        <w:spacing w:after="0" w:line="240" w:lineRule="auto"/>
      </w:pPr>
      <w:r>
        <w:rPr>
          <w:rFonts w:ascii="Consolas" w:eastAsia="Consolas" w:hAnsi="Consolas" w:cs="Consolas"/>
          <w:sz w:val="28"/>
          <w:szCs w:val="28"/>
        </w:rPr>
        <w:tab/>
      </w:r>
      <w:r>
        <w:rPr>
          <w:rFonts w:ascii="Consolas" w:eastAsia="Consolas" w:hAnsi="Consolas" w:cs="Consolas"/>
          <w:color w:val="0000FF"/>
          <w:sz w:val="28"/>
          <w:szCs w:val="28"/>
        </w:rPr>
        <w:t>return</w:t>
      </w:r>
      <w:r>
        <w:rPr>
          <w:rFonts w:ascii="Consolas" w:eastAsia="Consolas" w:hAnsi="Consolas" w:cs="Consolas"/>
          <w:sz w:val="28"/>
          <w:szCs w:val="28"/>
        </w:rPr>
        <w:t xml:space="preserve"> res;</w:t>
      </w:r>
    </w:p>
    <w:p w:rsidR="006D3661" w:rsidRDefault="00AB4C79">
      <w:pPr>
        <w:spacing w:after="0" w:line="240" w:lineRule="auto"/>
      </w:pPr>
      <w:r>
        <w:rPr>
          <w:rFonts w:ascii="Consolas" w:eastAsia="Consolas" w:hAnsi="Consolas" w:cs="Consolas"/>
          <w:sz w:val="28"/>
          <w:szCs w:val="28"/>
        </w:rPr>
        <w:t>memcpy(main_key, master_key, 16);</w:t>
      </w:r>
    </w:p>
    <w:p w:rsidR="006D3661" w:rsidRDefault="00AB4C79">
      <w:r>
        <w:rPr>
          <w:rFonts w:ascii="Consolas" w:eastAsia="Consolas" w:hAnsi="Consolas" w:cs="Consolas"/>
          <w:color w:val="0000FF"/>
          <w:sz w:val="28"/>
          <w:szCs w:val="28"/>
        </w:rPr>
        <w:t>return</w:t>
      </w:r>
      <w:r>
        <w:rPr>
          <w:rFonts w:ascii="Consolas" w:eastAsia="Consolas" w:hAnsi="Consolas" w:cs="Consolas"/>
          <w:sz w:val="28"/>
          <w:szCs w:val="28"/>
        </w:rPr>
        <w:t xml:space="preserve"> </w:t>
      </w:r>
      <w:r>
        <w:rPr>
          <w:rFonts w:ascii="Consolas" w:eastAsia="Consolas" w:hAnsi="Consolas" w:cs="Consolas"/>
          <w:color w:val="2F4F4F"/>
          <w:sz w:val="28"/>
          <w:szCs w:val="28"/>
        </w:rPr>
        <w:t>SGX_SUCCESS</w:t>
      </w:r>
      <w:r>
        <w:rPr>
          <w:rFonts w:ascii="Consolas" w:eastAsia="Consolas" w:hAnsi="Consolas" w:cs="Consolas"/>
          <w:sz w:val="28"/>
          <w:szCs w:val="28"/>
        </w:rPr>
        <w:t>;</w:t>
      </w:r>
    </w:p>
    <w:p w:rsidR="006D3661" w:rsidRDefault="006D3661"/>
    <w:p w:rsidR="006D3661" w:rsidRDefault="006D3661"/>
    <w:p w:rsidR="006D3661" w:rsidRDefault="006D3661"/>
    <w:p w:rsidR="006D3661" w:rsidRDefault="006D3661"/>
    <w:p w:rsidR="006D3661" w:rsidRDefault="006D3661"/>
    <w:p w:rsidR="006D3661" w:rsidRDefault="006D3661"/>
    <w:p w:rsidR="00C07FF8" w:rsidRDefault="00C07FF8"/>
    <w:p w:rsidR="006D3661" w:rsidRDefault="00AB4C79">
      <w:r>
        <w:rPr>
          <w:b/>
          <w:sz w:val="28"/>
          <w:szCs w:val="28"/>
          <w:u w:val="single"/>
        </w:rPr>
        <w:lastRenderedPageBreak/>
        <w:t>Encryption of a File:</w:t>
      </w:r>
    </w:p>
    <w:p w:rsidR="006D3661" w:rsidRDefault="00AB4C79">
      <w:r>
        <w:rPr>
          <w:sz w:val="28"/>
          <w:szCs w:val="28"/>
        </w:rPr>
        <w:t xml:space="preserve">The encryption process is the main part of the program. It is used to encrypt and seal files in order to make them be inaccessible by any attacker from a different machine or that doesn’t have the file password. </w:t>
      </w:r>
    </w:p>
    <w:p w:rsidR="006D3661" w:rsidRDefault="00AB4C79">
      <w:r>
        <w:rPr>
          <w:sz w:val="28"/>
          <w:szCs w:val="28"/>
        </w:rPr>
        <w:t>When encrypting a file the user must enter the following things:</w:t>
      </w:r>
    </w:p>
    <w:p w:rsidR="006D3661" w:rsidRDefault="00AB4C79">
      <w:pPr>
        <w:numPr>
          <w:ilvl w:val="0"/>
          <w:numId w:val="3"/>
        </w:numPr>
        <w:spacing w:after="0"/>
        <w:ind w:hanging="360"/>
        <w:contextualSpacing/>
        <w:rPr>
          <w:sz w:val="28"/>
          <w:szCs w:val="28"/>
        </w:rPr>
      </w:pPr>
      <w:r>
        <w:rPr>
          <w:sz w:val="28"/>
          <w:szCs w:val="28"/>
        </w:rPr>
        <w:t>The full path of the file that the user wants encrypted</w:t>
      </w:r>
    </w:p>
    <w:p w:rsidR="006D3661" w:rsidRDefault="00AB4C79">
      <w:pPr>
        <w:numPr>
          <w:ilvl w:val="0"/>
          <w:numId w:val="3"/>
        </w:numPr>
        <w:spacing w:after="0"/>
        <w:ind w:hanging="360"/>
        <w:contextualSpacing/>
        <w:rPr>
          <w:sz w:val="28"/>
          <w:szCs w:val="28"/>
        </w:rPr>
      </w:pPr>
      <w:r>
        <w:rPr>
          <w:sz w:val="28"/>
          <w:szCs w:val="28"/>
        </w:rPr>
        <w:t>A new  encrypted .ens file</w:t>
      </w:r>
    </w:p>
    <w:p w:rsidR="006D3661" w:rsidRDefault="00AB4C79">
      <w:pPr>
        <w:numPr>
          <w:ilvl w:val="0"/>
          <w:numId w:val="3"/>
        </w:numPr>
        <w:ind w:hanging="360"/>
        <w:contextualSpacing/>
        <w:rPr>
          <w:sz w:val="28"/>
          <w:szCs w:val="28"/>
        </w:rPr>
      </w:pPr>
      <w:r>
        <w:rPr>
          <w:sz w:val="28"/>
          <w:szCs w:val="28"/>
        </w:rPr>
        <w:t>A file password used to encrypt the file in addition to the sealing.</w:t>
      </w:r>
    </w:p>
    <w:p w:rsidR="006D3661" w:rsidRDefault="00AB4C79">
      <w:r>
        <w:rPr>
          <w:rFonts w:ascii="Consolas" w:eastAsia="Consolas" w:hAnsi="Consolas" w:cs="Consolas"/>
          <w:color w:val="2B91AF"/>
          <w:sz w:val="28"/>
          <w:szCs w:val="28"/>
        </w:rPr>
        <w:t>sgx_status_t</w:t>
      </w:r>
      <w:r>
        <w:rPr>
          <w:rFonts w:ascii="Consolas" w:eastAsia="Consolas" w:hAnsi="Consolas" w:cs="Consolas"/>
          <w:sz w:val="28"/>
          <w:szCs w:val="28"/>
        </w:rPr>
        <w:t xml:space="preserve"> enclave_encrypt_file(</w:t>
      </w:r>
      <w:r>
        <w:rPr>
          <w:rFonts w:ascii="Consolas" w:eastAsia="Consolas" w:hAnsi="Consolas" w:cs="Consolas"/>
          <w:color w:val="0000FF"/>
          <w:sz w:val="28"/>
          <w:szCs w:val="28"/>
        </w:rPr>
        <w:t>char</w:t>
      </w:r>
      <w:r>
        <w:rPr>
          <w:rFonts w:ascii="Consolas" w:eastAsia="Consolas" w:hAnsi="Consolas" w:cs="Consolas"/>
          <w:sz w:val="28"/>
          <w:szCs w:val="28"/>
        </w:rPr>
        <w:t xml:space="preserve"> </w:t>
      </w:r>
      <w:r>
        <w:rPr>
          <w:rFonts w:ascii="Consolas" w:eastAsia="Consolas" w:hAnsi="Consolas" w:cs="Consolas"/>
          <w:sz w:val="28"/>
          <w:szCs w:val="28"/>
        </w:rPr>
        <w:t xml:space="preserve">* </w:t>
      </w:r>
      <w:r>
        <w:rPr>
          <w:rFonts w:ascii="Consolas" w:eastAsia="Consolas" w:hAnsi="Consolas" w:cs="Consolas"/>
          <w:color w:val="808080"/>
          <w:sz w:val="28"/>
          <w:szCs w:val="28"/>
        </w:rPr>
        <w:t>path</w:t>
      </w:r>
      <w:r>
        <w:rPr>
          <w:rFonts w:ascii="Consolas" w:eastAsia="Consolas" w:hAnsi="Consolas" w:cs="Consolas"/>
          <w:sz w:val="28"/>
          <w:szCs w:val="28"/>
        </w:rPr>
        <w:t xml:space="preserve">, </w:t>
      </w:r>
      <w:r>
        <w:rPr>
          <w:rFonts w:ascii="Consolas" w:eastAsia="Consolas" w:hAnsi="Consolas" w:cs="Consolas"/>
          <w:color w:val="0000FF"/>
          <w:sz w:val="28"/>
          <w:szCs w:val="28"/>
        </w:rPr>
        <w:t>char</w:t>
      </w:r>
      <w:r>
        <w:rPr>
          <w:rFonts w:ascii="Consolas" w:eastAsia="Consolas" w:hAnsi="Consolas" w:cs="Consolas"/>
          <w:sz w:val="28"/>
          <w:szCs w:val="28"/>
        </w:rPr>
        <w:t xml:space="preserve"> * </w:t>
      </w:r>
      <w:r>
        <w:rPr>
          <w:rFonts w:ascii="Consolas" w:eastAsia="Consolas" w:hAnsi="Consolas" w:cs="Consolas"/>
          <w:color w:val="808080"/>
          <w:sz w:val="28"/>
          <w:szCs w:val="28"/>
        </w:rPr>
        <w:t>file_password</w:t>
      </w:r>
      <w:r>
        <w:rPr>
          <w:rFonts w:ascii="Consolas" w:eastAsia="Consolas" w:hAnsi="Consolas" w:cs="Consolas"/>
          <w:sz w:val="28"/>
          <w:szCs w:val="28"/>
        </w:rPr>
        <w:t xml:space="preserve">, </w:t>
      </w:r>
      <w:r>
        <w:rPr>
          <w:rFonts w:ascii="Consolas" w:eastAsia="Consolas" w:hAnsi="Consolas" w:cs="Consolas"/>
          <w:color w:val="2B91AF"/>
          <w:sz w:val="28"/>
          <w:szCs w:val="28"/>
        </w:rPr>
        <w:t>size_t</w:t>
      </w:r>
      <w:r>
        <w:rPr>
          <w:rFonts w:ascii="Consolas" w:eastAsia="Consolas" w:hAnsi="Consolas" w:cs="Consolas"/>
          <w:sz w:val="28"/>
          <w:szCs w:val="28"/>
        </w:rPr>
        <w:t xml:space="preserve"> </w:t>
      </w:r>
      <w:r>
        <w:rPr>
          <w:rFonts w:ascii="Consolas" w:eastAsia="Consolas" w:hAnsi="Consolas" w:cs="Consolas"/>
          <w:color w:val="808080"/>
          <w:sz w:val="28"/>
          <w:szCs w:val="28"/>
        </w:rPr>
        <w:t>len</w:t>
      </w:r>
      <w:r>
        <w:rPr>
          <w:rFonts w:ascii="Consolas" w:eastAsia="Consolas" w:hAnsi="Consolas" w:cs="Consolas"/>
          <w:sz w:val="28"/>
          <w:szCs w:val="28"/>
        </w:rPr>
        <w:t>)</w:t>
      </w:r>
    </w:p>
    <w:p w:rsidR="006D3661" w:rsidRDefault="006D3661"/>
    <w:p w:rsidR="006D3661" w:rsidRDefault="00AB4C79">
      <w:r>
        <w:rPr>
          <w:sz w:val="28"/>
          <w:szCs w:val="28"/>
        </w:rPr>
        <w:t>The functionality of the encryption process is as presented below:</w:t>
      </w:r>
      <w:r>
        <w:rPr>
          <w:color w:val="53565A"/>
          <w:sz w:val="28"/>
          <w:szCs w:val="28"/>
        </w:rPr>
        <w:t xml:space="preserve"> </w:t>
      </w:r>
    </w:p>
    <w:p w:rsidR="006D3661" w:rsidRDefault="00AB4C79">
      <w:r>
        <w:rPr>
          <w:noProof/>
        </w:rPr>
        <w:drawing>
          <wp:inline distT="0" distB="0" distL="114300" distR="114300">
            <wp:extent cx="5895975" cy="3400425"/>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895975" cy="3400425"/>
                    </a:xfrm>
                    <a:prstGeom prst="rect">
                      <a:avLst/>
                    </a:prstGeom>
                    <a:ln/>
                  </pic:spPr>
                </pic:pic>
              </a:graphicData>
            </a:graphic>
          </wp:inline>
        </w:drawing>
      </w:r>
    </w:p>
    <w:p w:rsidR="006D3661" w:rsidRDefault="006D3661"/>
    <w:p w:rsidR="006D3661" w:rsidRDefault="006D3661">
      <w:pPr>
        <w:spacing w:after="0" w:line="240" w:lineRule="auto"/>
      </w:pPr>
    </w:p>
    <w:p w:rsidR="006D3661" w:rsidRDefault="00AB4C79">
      <w:pPr>
        <w:spacing w:after="0" w:line="240" w:lineRule="auto"/>
      </w:pPr>
      <w:r>
        <w:rPr>
          <w:sz w:val="28"/>
          <w:szCs w:val="28"/>
        </w:rPr>
        <w:lastRenderedPageBreak/>
        <w:t>As shown above, the method is given the path of the file being encrypted. The program calls the file being encrypted (Plaintext file) with an</w:t>
      </w:r>
      <w:r>
        <w:rPr>
          <w:sz w:val="28"/>
          <w:szCs w:val="28"/>
        </w:rPr>
        <w:t xml:space="preserve"> OCALL.</w:t>
      </w:r>
    </w:p>
    <w:p w:rsidR="006D3661" w:rsidRDefault="00AB4C79">
      <w:pPr>
        <w:spacing w:after="0" w:line="240" w:lineRule="auto"/>
      </w:pPr>
      <w:r>
        <w:rPr>
          <w:sz w:val="28"/>
          <w:szCs w:val="28"/>
        </w:rPr>
        <w:br/>
      </w:r>
      <w:r>
        <w:rPr>
          <w:rFonts w:ascii="Consolas" w:eastAsia="Consolas" w:hAnsi="Consolas" w:cs="Consolas"/>
          <w:sz w:val="28"/>
          <w:szCs w:val="28"/>
        </w:rPr>
        <w:t xml:space="preserve">encalve_read_part_open_file(&amp;result, </w:t>
      </w:r>
      <w:r>
        <w:rPr>
          <w:rFonts w:ascii="Consolas" w:eastAsia="Consolas" w:hAnsi="Consolas" w:cs="Consolas"/>
          <w:color w:val="808080"/>
          <w:sz w:val="28"/>
          <w:szCs w:val="28"/>
        </w:rPr>
        <w:t>path</w:t>
      </w:r>
      <w:r>
        <w:rPr>
          <w:rFonts w:ascii="Consolas" w:eastAsia="Consolas" w:hAnsi="Consolas" w:cs="Consolas"/>
          <w:sz w:val="28"/>
          <w:szCs w:val="28"/>
        </w:rPr>
        <w:t xml:space="preserve">, </w:t>
      </w:r>
      <w:r>
        <w:rPr>
          <w:rFonts w:ascii="Consolas" w:eastAsia="Consolas" w:hAnsi="Consolas" w:cs="Consolas"/>
          <w:color w:val="6F008A"/>
          <w:sz w:val="28"/>
          <w:szCs w:val="28"/>
        </w:rPr>
        <w:t>NULL</w:t>
      </w:r>
      <w:r>
        <w:rPr>
          <w:rFonts w:ascii="Consolas" w:eastAsia="Consolas" w:hAnsi="Consolas" w:cs="Consolas"/>
          <w:sz w:val="28"/>
          <w:szCs w:val="28"/>
        </w:rPr>
        <w:t>, 0, &amp;size_input, 0);</w:t>
      </w:r>
    </w:p>
    <w:p w:rsidR="006D3661" w:rsidRDefault="00AB4C79">
      <w:pPr>
        <w:spacing w:after="0" w:line="240" w:lineRule="auto"/>
      </w:pPr>
      <w:r>
        <w:rPr>
          <w:rFonts w:ascii="Consolas" w:eastAsia="Consolas" w:hAnsi="Consolas" w:cs="Consolas"/>
          <w:color w:val="0000FF"/>
          <w:sz w:val="28"/>
          <w:szCs w:val="28"/>
        </w:rPr>
        <w:t>do</w:t>
      </w:r>
    </w:p>
    <w:p w:rsidR="006D3661" w:rsidRDefault="00AB4C79">
      <w:pPr>
        <w:spacing w:after="0" w:line="240" w:lineRule="auto"/>
      </w:pPr>
      <w:r>
        <w:rPr>
          <w:rFonts w:ascii="Consolas" w:eastAsia="Consolas" w:hAnsi="Consolas" w:cs="Consolas"/>
          <w:sz w:val="28"/>
          <w:szCs w:val="28"/>
        </w:rPr>
        <w:t>{</w:t>
      </w:r>
    </w:p>
    <w:p w:rsidR="006D3661" w:rsidRDefault="006D3661">
      <w:pPr>
        <w:spacing w:after="0" w:line="240" w:lineRule="auto"/>
      </w:pPr>
    </w:p>
    <w:p w:rsidR="006D3661" w:rsidRDefault="00AB4C79">
      <w:pPr>
        <w:spacing w:after="0" w:line="240" w:lineRule="auto"/>
        <w:ind w:left="720"/>
      </w:pPr>
      <w:r>
        <w:rPr>
          <w:rFonts w:ascii="Consolas" w:eastAsia="Consolas" w:hAnsi="Consolas" w:cs="Consolas"/>
          <w:sz w:val="28"/>
          <w:szCs w:val="28"/>
        </w:rPr>
        <w:t xml:space="preserve">encalve_read_part_open_file(&amp;result, </w:t>
      </w:r>
      <w:r>
        <w:rPr>
          <w:rFonts w:ascii="Consolas" w:eastAsia="Consolas" w:hAnsi="Consolas" w:cs="Consolas"/>
          <w:color w:val="808080"/>
          <w:sz w:val="28"/>
          <w:szCs w:val="28"/>
        </w:rPr>
        <w:t>path</w:t>
      </w:r>
      <w:r>
        <w:rPr>
          <w:rFonts w:ascii="Consolas" w:eastAsia="Consolas" w:hAnsi="Consolas" w:cs="Consolas"/>
          <w:sz w:val="28"/>
          <w:szCs w:val="28"/>
        </w:rPr>
        <w:t>, (</w:t>
      </w:r>
      <w:r>
        <w:rPr>
          <w:rFonts w:ascii="Consolas" w:eastAsia="Consolas" w:hAnsi="Consolas" w:cs="Consolas"/>
          <w:color w:val="0000FF"/>
          <w:sz w:val="28"/>
          <w:szCs w:val="28"/>
        </w:rPr>
        <w:t>char</w:t>
      </w:r>
      <w:r>
        <w:rPr>
          <w:rFonts w:ascii="Consolas" w:eastAsia="Consolas" w:hAnsi="Consolas" w:cs="Consolas"/>
          <w:sz w:val="28"/>
          <w:szCs w:val="28"/>
        </w:rPr>
        <w:t xml:space="preserve"> *)input, </w:t>
      </w:r>
      <w:r>
        <w:rPr>
          <w:rFonts w:ascii="Consolas" w:eastAsia="Consolas" w:hAnsi="Consolas" w:cs="Consolas"/>
          <w:color w:val="6F008A"/>
          <w:sz w:val="28"/>
          <w:szCs w:val="28"/>
        </w:rPr>
        <w:t>SIZE_AES_BLOCK_BYTE</w:t>
      </w:r>
      <w:r>
        <w:rPr>
          <w:rFonts w:ascii="Consolas" w:eastAsia="Consolas" w:hAnsi="Consolas" w:cs="Consolas"/>
          <w:sz w:val="28"/>
          <w:szCs w:val="28"/>
        </w:rPr>
        <w:t>, &amp;size_input,1);</w:t>
      </w:r>
    </w:p>
    <w:p w:rsidR="006D3661" w:rsidRDefault="00AB4C79">
      <w:pPr>
        <w:spacing w:after="0" w:line="240" w:lineRule="auto"/>
      </w:pPr>
      <w:r>
        <w:rPr>
          <w:rFonts w:ascii="Consolas" w:eastAsia="Consolas" w:hAnsi="Consolas" w:cs="Consolas"/>
          <w:sz w:val="28"/>
          <w:szCs w:val="28"/>
        </w:rPr>
        <w:tab/>
        <w:t>sgx_sha256_update((</w:t>
      </w:r>
      <w:r>
        <w:rPr>
          <w:rFonts w:ascii="Consolas" w:eastAsia="Consolas" w:hAnsi="Consolas" w:cs="Consolas"/>
          <w:color w:val="2B91AF"/>
          <w:sz w:val="28"/>
          <w:szCs w:val="28"/>
        </w:rPr>
        <w:t>uint8_t</w:t>
      </w:r>
      <w:r>
        <w:rPr>
          <w:rFonts w:ascii="Consolas" w:eastAsia="Consolas" w:hAnsi="Consolas" w:cs="Consolas"/>
          <w:sz w:val="28"/>
          <w:szCs w:val="28"/>
        </w:rPr>
        <w:t>*)input, size_input, hash_handle);</w:t>
      </w:r>
    </w:p>
    <w:p w:rsidR="006D3661" w:rsidRDefault="006D3661">
      <w:pPr>
        <w:spacing w:after="0" w:line="240" w:lineRule="auto"/>
      </w:pPr>
    </w:p>
    <w:p w:rsidR="006D3661" w:rsidRDefault="00AB4C79">
      <w:pPr>
        <w:spacing w:after="0" w:line="240" w:lineRule="auto"/>
      </w:pPr>
      <w:r>
        <w:rPr>
          <w:rFonts w:ascii="Consolas" w:eastAsia="Consolas" w:hAnsi="Consolas" w:cs="Consolas"/>
          <w:sz w:val="28"/>
          <w:szCs w:val="28"/>
        </w:rPr>
        <w:tab/>
      </w:r>
      <w:r>
        <w:rPr>
          <w:rFonts w:ascii="Consolas" w:eastAsia="Consolas" w:hAnsi="Consolas" w:cs="Consolas"/>
          <w:color w:val="0000FF"/>
          <w:sz w:val="28"/>
          <w:szCs w:val="28"/>
        </w:rPr>
        <w:t>if</w:t>
      </w:r>
      <w:r>
        <w:rPr>
          <w:rFonts w:ascii="Consolas" w:eastAsia="Consolas" w:hAnsi="Consolas" w:cs="Consolas"/>
          <w:sz w:val="28"/>
          <w:szCs w:val="28"/>
        </w:rPr>
        <w:t xml:space="preserve"> (size_input != 0)</w:t>
      </w:r>
    </w:p>
    <w:p w:rsidR="006D3661" w:rsidRDefault="00AB4C79">
      <w:pPr>
        <w:spacing w:after="0" w:line="240" w:lineRule="auto"/>
        <w:ind w:firstLine="720"/>
      </w:pPr>
      <w:r>
        <w:rPr>
          <w:rFonts w:ascii="Consolas" w:eastAsia="Consolas" w:hAnsi="Consolas" w:cs="Consolas"/>
          <w:sz w:val="28"/>
          <w:szCs w:val="28"/>
        </w:rPr>
        <w:t>{</w:t>
      </w:r>
    </w:p>
    <w:p w:rsidR="006D3661" w:rsidRDefault="00AB4C79">
      <w:pPr>
        <w:spacing w:after="0" w:line="240" w:lineRule="auto"/>
      </w:pPr>
      <w:r>
        <w:rPr>
          <w:rFonts w:ascii="Consolas" w:eastAsia="Consolas" w:hAnsi="Consolas" w:cs="Consolas"/>
          <w:sz w:val="28"/>
          <w:szCs w:val="28"/>
        </w:rPr>
        <w:tab/>
      </w:r>
      <w:r>
        <w:rPr>
          <w:rFonts w:ascii="Consolas" w:eastAsia="Consolas" w:hAnsi="Consolas" w:cs="Consolas"/>
          <w:sz w:val="28"/>
          <w:szCs w:val="28"/>
        </w:rPr>
        <w:tab/>
      </w:r>
      <w:r>
        <w:rPr>
          <w:rFonts w:ascii="Consolas" w:eastAsia="Consolas" w:hAnsi="Consolas" w:cs="Consolas"/>
          <w:color w:val="0000FF"/>
          <w:sz w:val="28"/>
          <w:szCs w:val="28"/>
        </w:rPr>
        <w:t>if</w:t>
      </w:r>
      <w:r>
        <w:rPr>
          <w:rFonts w:ascii="Consolas" w:eastAsia="Consolas" w:hAnsi="Consolas" w:cs="Consolas"/>
          <w:sz w:val="28"/>
          <w:szCs w:val="28"/>
        </w:rPr>
        <w:t xml:space="preserve"> (size_input &lt; </w:t>
      </w:r>
      <w:r>
        <w:rPr>
          <w:rFonts w:ascii="Consolas" w:eastAsia="Consolas" w:hAnsi="Consolas" w:cs="Consolas"/>
          <w:color w:val="6F008A"/>
          <w:sz w:val="28"/>
          <w:szCs w:val="28"/>
        </w:rPr>
        <w:t>SIZE_AES_BLOCK_BYTE</w:t>
      </w:r>
      <w:r>
        <w:rPr>
          <w:rFonts w:ascii="Consolas" w:eastAsia="Consolas" w:hAnsi="Consolas" w:cs="Consolas"/>
          <w:sz w:val="28"/>
          <w:szCs w:val="28"/>
        </w:rPr>
        <w:t>)</w:t>
      </w:r>
    </w:p>
    <w:p w:rsidR="006D3661" w:rsidRDefault="00AB4C79">
      <w:pPr>
        <w:spacing w:after="0" w:line="240" w:lineRule="auto"/>
        <w:ind w:left="1440" w:firstLine="720"/>
      </w:pPr>
      <w:r>
        <w:rPr>
          <w:rFonts w:ascii="Consolas" w:eastAsia="Consolas" w:hAnsi="Consolas" w:cs="Consolas"/>
          <w:sz w:val="28"/>
          <w:szCs w:val="28"/>
        </w:rPr>
        <w:t xml:space="preserve">finsihed = </w:t>
      </w:r>
      <w:r>
        <w:rPr>
          <w:rFonts w:ascii="Consolas" w:eastAsia="Consolas" w:hAnsi="Consolas" w:cs="Consolas"/>
          <w:color w:val="0000FF"/>
          <w:sz w:val="28"/>
          <w:szCs w:val="28"/>
        </w:rPr>
        <w:t>true</w:t>
      </w:r>
      <w:r>
        <w:rPr>
          <w:rFonts w:ascii="Consolas" w:eastAsia="Consolas" w:hAnsi="Consolas" w:cs="Consolas"/>
          <w:sz w:val="28"/>
          <w:szCs w:val="28"/>
        </w:rPr>
        <w:t>;</w:t>
      </w:r>
    </w:p>
    <w:p w:rsidR="006D3661" w:rsidRDefault="00AB4C79">
      <w:pPr>
        <w:spacing w:after="0" w:line="240" w:lineRule="auto"/>
        <w:ind w:left="1440"/>
      </w:pPr>
      <w:r>
        <w:rPr>
          <w:rFonts w:ascii="Consolas" w:eastAsia="Consolas" w:hAnsi="Consolas" w:cs="Consolas"/>
          <w:sz w:val="28"/>
          <w:szCs w:val="28"/>
        </w:rPr>
        <w:t>sgx_aes_ctr_encrypt((</w:t>
      </w:r>
      <w:r>
        <w:rPr>
          <w:rFonts w:ascii="Consolas" w:eastAsia="Consolas" w:hAnsi="Consolas" w:cs="Consolas"/>
          <w:color w:val="2B91AF"/>
          <w:sz w:val="28"/>
          <w:szCs w:val="28"/>
        </w:rPr>
        <w:t>sgx_aes_gcm_128bit_key_t</w:t>
      </w:r>
      <w:r>
        <w:rPr>
          <w:rFonts w:ascii="Consolas" w:eastAsia="Consolas" w:hAnsi="Consolas" w:cs="Consolas"/>
          <w:sz w:val="28"/>
          <w:szCs w:val="28"/>
        </w:rPr>
        <w:t>*)file_key, input, size_input, nounce_counter, 16, cipher_text);</w:t>
      </w:r>
    </w:p>
    <w:p w:rsidR="006D3661" w:rsidRDefault="006D3661">
      <w:pPr>
        <w:spacing w:after="0" w:line="240" w:lineRule="auto"/>
      </w:pPr>
    </w:p>
    <w:p w:rsidR="006D3661" w:rsidRDefault="00AB4C79">
      <w:pPr>
        <w:spacing w:after="0" w:line="240" w:lineRule="auto"/>
        <w:ind w:left="1440"/>
      </w:pPr>
      <w:r>
        <w:rPr>
          <w:rFonts w:ascii="Consolas" w:eastAsia="Consolas" w:hAnsi="Consolas" w:cs="Consolas"/>
          <w:sz w:val="28"/>
          <w:szCs w:val="28"/>
        </w:rPr>
        <w:t>encalve_write_end_of_open_file(&amp;result, new_path, (</w:t>
      </w:r>
      <w:r>
        <w:rPr>
          <w:rFonts w:ascii="Consolas" w:eastAsia="Consolas" w:hAnsi="Consolas" w:cs="Consolas"/>
          <w:color w:val="0000FF"/>
          <w:sz w:val="28"/>
          <w:szCs w:val="28"/>
        </w:rPr>
        <w:t>char</w:t>
      </w:r>
      <w:r>
        <w:rPr>
          <w:rFonts w:ascii="Consolas" w:eastAsia="Consolas" w:hAnsi="Consolas" w:cs="Consolas"/>
          <w:sz w:val="28"/>
          <w:szCs w:val="28"/>
        </w:rPr>
        <w:t xml:space="preserve"> *)cipher_text, size_input,1);</w:t>
      </w:r>
    </w:p>
    <w:p w:rsidR="006D3661" w:rsidRDefault="00AB4C79">
      <w:pPr>
        <w:spacing w:after="0" w:line="240" w:lineRule="auto"/>
      </w:pPr>
      <w:r>
        <w:rPr>
          <w:rFonts w:ascii="Consolas" w:eastAsia="Consolas" w:hAnsi="Consolas" w:cs="Consolas"/>
          <w:sz w:val="28"/>
          <w:szCs w:val="28"/>
        </w:rPr>
        <w:tab/>
        <w:t>}</w:t>
      </w:r>
    </w:p>
    <w:p w:rsidR="006D3661" w:rsidRDefault="00AB4C79">
      <w:pPr>
        <w:spacing w:after="0" w:line="240" w:lineRule="auto"/>
        <w:ind w:firstLine="720"/>
      </w:pPr>
      <w:r>
        <w:rPr>
          <w:rFonts w:ascii="Consolas" w:eastAsia="Consolas" w:hAnsi="Consolas" w:cs="Consolas"/>
          <w:color w:val="0000FF"/>
          <w:sz w:val="28"/>
          <w:szCs w:val="28"/>
        </w:rPr>
        <w:t>else</w:t>
      </w:r>
    </w:p>
    <w:p w:rsidR="006D3661" w:rsidRDefault="00AB4C79">
      <w:pPr>
        <w:spacing w:after="0" w:line="240" w:lineRule="auto"/>
      </w:pPr>
      <w:r>
        <w:rPr>
          <w:rFonts w:ascii="Consolas" w:eastAsia="Consolas" w:hAnsi="Consolas" w:cs="Consolas"/>
          <w:sz w:val="28"/>
          <w:szCs w:val="28"/>
        </w:rPr>
        <w:tab/>
      </w:r>
      <w:r>
        <w:rPr>
          <w:rFonts w:ascii="Consolas" w:eastAsia="Consolas" w:hAnsi="Consolas" w:cs="Consolas"/>
          <w:sz w:val="28"/>
          <w:szCs w:val="28"/>
        </w:rPr>
        <w:tab/>
        <w:t xml:space="preserve">finsihed = </w:t>
      </w:r>
      <w:r>
        <w:rPr>
          <w:rFonts w:ascii="Consolas" w:eastAsia="Consolas" w:hAnsi="Consolas" w:cs="Consolas"/>
          <w:color w:val="0000FF"/>
          <w:sz w:val="28"/>
          <w:szCs w:val="28"/>
        </w:rPr>
        <w:t>true</w:t>
      </w:r>
      <w:r>
        <w:rPr>
          <w:rFonts w:ascii="Consolas" w:eastAsia="Consolas" w:hAnsi="Consolas" w:cs="Consolas"/>
          <w:sz w:val="28"/>
          <w:szCs w:val="28"/>
        </w:rPr>
        <w:t>;</w:t>
      </w:r>
    </w:p>
    <w:p w:rsidR="006D3661" w:rsidRDefault="006D3661">
      <w:pPr>
        <w:spacing w:after="0" w:line="240" w:lineRule="auto"/>
      </w:pPr>
    </w:p>
    <w:p w:rsidR="006D3661" w:rsidRDefault="00AB4C79">
      <w:pPr>
        <w:spacing w:after="0" w:line="240" w:lineRule="auto"/>
      </w:pPr>
      <w:r>
        <w:rPr>
          <w:rFonts w:ascii="Consolas" w:eastAsia="Consolas" w:hAnsi="Consolas" w:cs="Consolas"/>
          <w:sz w:val="28"/>
          <w:szCs w:val="28"/>
        </w:rPr>
        <w:t xml:space="preserve">} </w:t>
      </w:r>
      <w:r>
        <w:rPr>
          <w:rFonts w:ascii="Consolas" w:eastAsia="Consolas" w:hAnsi="Consolas" w:cs="Consolas"/>
          <w:color w:val="0000FF"/>
          <w:sz w:val="28"/>
          <w:szCs w:val="28"/>
        </w:rPr>
        <w:t>while</w:t>
      </w:r>
      <w:r>
        <w:rPr>
          <w:rFonts w:ascii="Consolas" w:eastAsia="Consolas" w:hAnsi="Consolas" w:cs="Consolas"/>
          <w:sz w:val="28"/>
          <w:szCs w:val="28"/>
        </w:rPr>
        <w:t xml:space="preserve"> (!finsihed);</w:t>
      </w:r>
    </w:p>
    <w:p w:rsidR="006D3661" w:rsidRDefault="00AB4C79">
      <w:r>
        <w:rPr>
          <w:rFonts w:ascii="Consolas" w:eastAsia="Consolas" w:hAnsi="Consolas" w:cs="Consolas"/>
          <w:sz w:val="28"/>
          <w:szCs w:val="28"/>
        </w:rPr>
        <w:t xml:space="preserve">encalve_read_part_open_file(&amp;result, </w:t>
      </w:r>
      <w:r>
        <w:rPr>
          <w:rFonts w:ascii="Consolas" w:eastAsia="Consolas" w:hAnsi="Consolas" w:cs="Consolas"/>
          <w:color w:val="808080"/>
          <w:sz w:val="28"/>
          <w:szCs w:val="28"/>
        </w:rPr>
        <w:t>path</w:t>
      </w:r>
      <w:r>
        <w:rPr>
          <w:rFonts w:ascii="Consolas" w:eastAsia="Consolas" w:hAnsi="Consolas" w:cs="Consolas"/>
          <w:sz w:val="28"/>
          <w:szCs w:val="28"/>
        </w:rPr>
        <w:t xml:space="preserve">, </w:t>
      </w:r>
      <w:r>
        <w:rPr>
          <w:rFonts w:ascii="Consolas" w:eastAsia="Consolas" w:hAnsi="Consolas" w:cs="Consolas"/>
          <w:color w:val="6F008A"/>
          <w:sz w:val="28"/>
          <w:szCs w:val="28"/>
        </w:rPr>
        <w:t>NULL</w:t>
      </w:r>
      <w:r>
        <w:rPr>
          <w:rFonts w:ascii="Consolas" w:eastAsia="Consolas" w:hAnsi="Consolas" w:cs="Consolas"/>
          <w:sz w:val="28"/>
          <w:szCs w:val="28"/>
        </w:rPr>
        <w:t>, 0, &amp;size_input, 2);</w:t>
      </w:r>
    </w:p>
    <w:p w:rsidR="006D3661" w:rsidRDefault="00AB4C79">
      <w:r>
        <w:rPr>
          <w:sz w:val="28"/>
          <w:szCs w:val="28"/>
        </w:rPr>
        <w:t xml:space="preserve"> </w:t>
      </w:r>
    </w:p>
    <w:p w:rsidR="006D3661" w:rsidRDefault="00AB4C79">
      <w:pPr>
        <w:spacing w:after="0" w:line="240" w:lineRule="auto"/>
      </w:pPr>
      <w:r>
        <w:rPr>
          <w:sz w:val="28"/>
          <w:szCs w:val="28"/>
        </w:rPr>
        <w:t>It then uses the file password given by the user, and calculates the hash of it with the hash function sha-256, and uses it as a key for the encryption of the master key using AES-GCM 128 (returns a 128 bits long  bit stream).</w:t>
      </w:r>
      <w:r>
        <w:rPr>
          <w:rFonts w:ascii="Consolas" w:eastAsia="Consolas" w:hAnsi="Consolas" w:cs="Consolas"/>
          <w:sz w:val="28"/>
          <w:szCs w:val="28"/>
        </w:rPr>
        <w:t xml:space="preserve"> </w:t>
      </w:r>
    </w:p>
    <w:p w:rsidR="006D3661" w:rsidRDefault="006D3661">
      <w:pPr>
        <w:spacing w:after="0" w:line="240" w:lineRule="auto"/>
      </w:pPr>
    </w:p>
    <w:p w:rsidR="006D3661" w:rsidRDefault="00AB4C79">
      <w:pPr>
        <w:spacing w:after="0" w:line="240" w:lineRule="auto"/>
      </w:pPr>
      <w:r>
        <w:rPr>
          <w:rFonts w:ascii="Consolas" w:eastAsia="Consolas" w:hAnsi="Consolas" w:cs="Consolas"/>
          <w:color w:val="2B91AF"/>
          <w:sz w:val="28"/>
          <w:szCs w:val="28"/>
        </w:rPr>
        <w:lastRenderedPageBreak/>
        <w:t>sgx_sha256_hash_t</w:t>
      </w:r>
      <w:r>
        <w:rPr>
          <w:rFonts w:ascii="Consolas" w:eastAsia="Consolas" w:hAnsi="Consolas" w:cs="Consolas"/>
          <w:sz w:val="28"/>
          <w:szCs w:val="28"/>
        </w:rPr>
        <w:t xml:space="preserve"> hash;</w:t>
      </w:r>
    </w:p>
    <w:p w:rsidR="006D3661" w:rsidRDefault="00AB4C79">
      <w:pPr>
        <w:rPr>
          <w:ins w:id="5" w:author="Unknown" w:date="2003-07-03T08:30:00Z"/>
        </w:rPr>
      </w:pPr>
      <w:r>
        <w:rPr>
          <w:rFonts w:ascii="Consolas" w:eastAsia="Consolas" w:hAnsi="Consolas" w:cs="Consolas"/>
          <w:sz w:val="28"/>
          <w:szCs w:val="28"/>
        </w:rPr>
        <w:t>get</w:t>
      </w:r>
      <w:r>
        <w:rPr>
          <w:rFonts w:ascii="Consolas" w:eastAsia="Consolas" w:hAnsi="Consolas" w:cs="Consolas"/>
          <w:sz w:val="28"/>
          <w:szCs w:val="28"/>
        </w:rPr>
        <w:t>_sha256_hash(</w:t>
      </w:r>
      <w:r>
        <w:rPr>
          <w:rFonts w:ascii="Consolas" w:eastAsia="Consolas" w:hAnsi="Consolas" w:cs="Consolas"/>
          <w:color w:val="808080"/>
          <w:sz w:val="28"/>
          <w:szCs w:val="28"/>
        </w:rPr>
        <w:t>file_password</w:t>
      </w:r>
      <w:r>
        <w:rPr>
          <w:rFonts w:ascii="Consolas" w:eastAsia="Consolas" w:hAnsi="Consolas" w:cs="Consolas"/>
          <w:sz w:val="28"/>
          <w:szCs w:val="28"/>
        </w:rPr>
        <w:t xml:space="preserve">, </w:t>
      </w:r>
      <w:r>
        <w:rPr>
          <w:rFonts w:ascii="Consolas" w:eastAsia="Consolas" w:hAnsi="Consolas" w:cs="Consolas"/>
          <w:color w:val="808080"/>
          <w:sz w:val="28"/>
          <w:szCs w:val="28"/>
        </w:rPr>
        <w:t>len</w:t>
      </w:r>
      <w:r>
        <w:rPr>
          <w:rFonts w:ascii="Consolas" w:eastAsia="Consolas" w:hAnsi="Consolas" w:cs="Consolas"/>
          <w:sz w:val="28"/>
          <w:szCs w:val="28"/>
        </w:rPr>
        <w:t>, &amp;hash);</w:t>
      </w:r>
      <w:ins w:id="6" w:author="Unknown" w:date="2003-07-03T08:30:00Z">
        <w:r>
          <w:rPr>
            <w:sz w:val="28"/>
            <w:szCs w:val="28"/>
          </w:rPr>
          <w:t xml:space="preserve"> </w:t>
        </w:r>
      </w:ins>
    </w:p>
    <w:p w:rsidR="006D3661" w:rsidRDefault="006D3661"/>
    <w:p w:rsidR="006D3661" w:rsidRDefault="00AB4C79">
      <w:r>
        <w:rPr>
          <w:sz w:val="28"/>
          <w:szCs w:val="28"/>
        </w:rPr>
        <w:t xml:space="preserve">This process is done in order to create new key which is strongly dependent on the user’s file password given, and on the master key. </w:t>
      </w:r>
    </w:p>
    <w:p w:rsidR="006D3661" w:rsidRDefault="00AB4C79">
      <w:r>
        <w:rPr>
          <w:sz w:val="28"/>
          <w:szCs w:val="28"/>
        </w:rPr>
        <w:t>With the result, a new key is created (128 bits long) which is used to encrypt</w:t>
      </w:r>
      <w:r>
        <w:rPr>
          <w:sz w:val="28"/>
          <w:szCs w:val="28"/>
        </w:rPr>
        <w:t xml:space="preserve"> the file the user wants encrypted.</w:t>
      </w:r>
    </w:p>
    <w:p w:rsidR="006D3661" w:rsidRDefault="006D3661">
      <w:pPr>
        <w:spacing w:after="0" w:line="240" w:lineRule="auto"/>
      </w:pPr>
    </w:p>
    <w:p w:rsidR="006D3661" w:rsidRDefault="00AB4C79">
      <w:pPr>
        <w:spacing w:after="0" w:line="240" w:lineRule="auto"/>
      </w:pPr>
      <w:r>
        <w:rPr>
          <w:rFonts w:ascii="Consolas" w:eastAsia="Consolas" w:hAnsi="Consolas" w:cs="Consolas"/>
          <w:color w:val="2B91AF"/>
          <w:sz w:val="28"/>
          <w:szCs w:val="28"/>
        </w:rPr>
        <w:t>sgx_status_t</w:t>
      </w:r>
      <w:r>
        <w:rPr>
          <w:rFonts w:ascii="Consolas" w:eastAsia="Consolas" w:hAnsi="Consolas" w:cs="Consolas"/>
          <w:sz w:val="28"/>
          <w:szCs w:val="28"/>
        </w:rPr>
        <w:t xml:space="preserve"> res = sgx_rijndael128GCM_encrypt((</w:t>
      </w:r>
      <w:r>
        <w:rPr>
          <w:rFonts w:ascii="Consolas" w:eastAsia="Consolas" w:hAnsi="Consolas" w:cs="Consolas"/>
          <w:color w:val="2B91AF"/>
          <w:sz w:val="28"/>
          <w:szCs w:val="28"/>
        </w:rPr>
        <w:t>sgx_aes_gcm_128bit_key_t</w:t>
      </w:r>
      <w:r>
        <w:rPr>
          <w:rFonts w:ascii="Consolas" w:eastAsia="Consolas" w:hAnsi="Consolas" w:cs="Consolas"/>
          <w:sz w:val="28"/>
          <w:szCs w:val="28"/>
        </w:rPr>
        <w:t xml:space="preserve">*)hash, main_key, 16, file_key, iv, 12, </w:t>
      </w:r>
      <w:r>
        <w:rPr>
          <w:rFonts w:ascii="Consolas" w:eastAsia="Consolas" w:hAnsi="Consolas" w:cs="Consolas"/>
          <w:color w:val="6F008A"/>
          <w:sz w:val="28"/>
          <w:szCs w:val="28"/>
        </w:rPr>
        <w:t>NULL</w:t>
      </w:r>
      <w:r>
        <w:rPr>
          <w:rFonts w:ascii="Consolas" w:eastAsia="Consolas" w:hAnsi="Consolas" w:cs="Consolas"/>
          <w:sz w:val="28"/>
          <w:szCs w:val="28"/>
        </w:rPr>
        <w:t>, 0, &amp;out_mac);</w:t>
      </w:r>
    </w:p>
    <w:p w:rsidR="006D3661" w:rsidRDefault="00AB4C79">
      <w:pPr>
        <w:spacing w:after="0" w:line="240" w:lineRule="auto"/>
      </w:pPr>
      <w:r>
        <w:rPr>
          <w:rFonts w:ascii="Consolas" w:eastAsia="Consolas" w:hAnsi="Consolas" w:cs="Consolas"/>
          <w:color w:val="0000FF"/>
          <w:sz w:val="28"/>
          <w:szCs w:val="28"/>
        </w:rPr>
        <w:t>if</w:t>
      </w:r>
      <w:r>
        <w:rPr>
          <w:rFonts w:ascii="Consolas" w:eastAsia="Consolas" w:hAnsi="Consolas" w:cs="Consolas"/>
          <w:sz w:val="28"/>
          <w:szCs w:val="28"/>
        </w:rPr>
        <w:t xml:space="preserve"> (res)</w:t>
      </w:r>
    </w:p>
    <w:p w:rsidR="006D3661" w:rsidRDefault="00AB4C79">
      <w:r>
        <w:rPr>
          <w:rFonts w:ascii="Consolas" w:eastAsia="Consolas" w:hAnsi="Consolas" w:cs="Consolas"/>
          <w:sz w:val="28"/>
          <w:szCs w:val="28"/>
        </w:rPr>
        <w:tab/>
      </w:r>
      <w:r>
        <w:rPr>
          <w:rFonts w:ascii="Consolas" w:eastAsia="Consolas" w:hAnsi="Consolas" w:cs="Consolas"/>
          <w:color w:val="0000FF"/>
          <w:sz w:val="28"/>
          <w:szCs w:val="28"/>
        </w:rPr>
        <w:t>return</w:t>
      </w:r>
      <w:r>
        <w:rPr>
          <w:rFonts w:ascii="Consolas" w:eastAsia="Consolas" w:hAnsi="Consolas" w:cs="Consolas"/>
          <w:sz w:val="28"/>
          <w:szCs w:val="28"/>
        </w:rPr>
        <w:t xml:space="preserve"> res;</w:t>
      </w:r>
      <w:r>
        <w:rPr>
          <w:rFonts w:ascii="Consolas" w:eastAsia="Consolas" w:hAnsi="Consolas" w:cs="Consolas"/>
          <w:color w:val="008000"/>
          <w:sz w:val="28"/>
          <w:szCs w:val="28"/>
        </w:rPr>
        <w:t>//Error</w:t>
      </w:r>
    </w:p>
    <w:p w:rsidR="006D3661" w:rsidRDefault="006D3661"/>
    <w:p w:rsidR="006D3661" w:rsidRDefault="00AB4C79">
      <w:r>
        <w:rPr>
          <w:sz w:val="28"/>
          <w:szCs w:val="28"/>
        </w:rPr>
        <w:t>During the encryption, it’s hash is calculated using the hash function sha – 256  with the master key. This is used in order to insure the integrity of the encrypted file. This is used later, in the decryption process.</w:t>
      </w:r>
    </w:p>
    <w:p w:rsidR="006D3661" w:rsidRDefault="00AB4C79">
      <w:pPr>
        <w:spacing w:after="0" w:line="240" w:lineRule="auto"/>
      </w:pPr>
      <w:r>
        <w:rPr>
          <w:rFonts w:ascii="Consolas" w:eastAsia="Consolas" w:hAnsi="Consolas" w:cs="Consolas"/>
          <w:sz w:val="28"/>
          <w:szCs w:val="28"/>
        </w:rPr>
        <w:t>sgx_sha256_update((</w:t>
      </w:r>
      <w:r>
        <w:rPr>
          <w:rFonts w:ascii="Consolas" w:eastAsia="Consolas" w:hAnsi="Consolas" w:cs="Consolas"/>
          <w:color w:val="2B91AF"/>
          <w:sz w:val="28"/>
          <w:szCs w:val="28"/>
        </w:rPr>
        <w:t>uint8_t</w:t>
      </w:r>
      <w:r>
        <w:rPr>
          <w:rFonts w:ascii="Consolas" w:eastAsia="Consolas" w:hAnsi="Consolas" w:cs="Consolas"/>
          <w:sz w:val="28"/>
          <w:szCs w:val="28"/>
        </w:rPr>
        <w:t>*)part_from_file_input, size_input, file_hash_handle);</w:t>
      </w:r>
    </w:p>
    <w:p w:rsidR="006D3661" w:rsidRDefault="006D3661"/>
    <w:p w:rsidR="006D3661" w:rsidRDefault="006D3661"/>
    <w:p w:rsidR="006D3661" w:rsidRDefault="00AB4C79">
      <w:r>
        <w:rPr>
          <w:sz w:val="28"/>
          <w:szCs w:val="28"/>
        </w:rPr>
        <w:t xml:space="preserve">A new .ens file is created in the path given by the user, with an OCALL, and the header containing the two IV vectors and nounces for the encryptions, and the hash of the encrypted file are injected </w:t>
      </w:r>
      <w:r>
        <w:rPr>
          <w:sz w:val="28"/>
          <w:szCs w:val="28"/>
        </w:rPr>
        <w:t>into it. Finally, the encrypted file is also put in the encrypted cipher data of the file.</w:t>
      </w:r>
    </w:p>
    <w:p w:rsidR="006D3661" w:rsidRDefault="006D3661"/>
    <w:p w:rsidR="006D3661" w:rsidRDefault="006D3661"/>
    <w:p w:rsidR="006D3661" w:rsidRDefault="006D3661"/>
    <w:p w:rsidR="006D3661" w:rsidRDefault="00AB4C79">
      <w:r>
        <w:rPr>
          <w:b/>
          <w:sz w:val="28"/>
          <w:szCs w:val="28"/>
          <w:u w:val="single"/>
        </w:rPr>
        <w:lastRenderedPageBreak/>
        <w:t>Decryption of a File</w:t>
      </w:r>
      <w:r>
        <w:rPr>
          <w:b/>
          <w:sz w:val="28"/>
          <w:szCs w:val="28"/>
          <w:u w:val="single"/>
        </w:rPr>
        <w:t>:</w:t>
      </w:r>
    </w:p>
    <w:p w:rsidR="006D3661" w:rsidRDefault="00AB4C79">
      <w:r>
        <w:rPr>
          <w:sz w:val="28"/>
          <w:szCs w:val="28"/>
        </w:rPr>
        <w:t>The decryption process is used to unlock files from a given vault.</w:t>
      </w:r>
      <w:r>
        <w:rPr>
          <w:sz w:val="28"/>
          <w:szCs w:val="28"/>
        </w:rPr>
        <w:br/>
        <w:t>When the decryption process is activated the user must enter the followin</w:t>
      </w:r>
      <w:r>
        <w:rPr>
          <w:sz w:val="28"/>
          <w:szCs w:val="28"/>
        </w:rPr>
        <w:t>g list of things:</w:t>
      </w:r>
    </w:p>
    <w:p w:rsidR="006D3661" w:rsidRDefault="00AB4C79">
      <w:pPr>
        <w:numPr>
          <w:ilvl w:val="0"/>
          <w:numId w:val="1"/>
        </w:numPr>
        <w:spacing w:after="0"/>
        <w:ind w:hanging="360"/>
        <w:contextualSpacing/>
        <w:rPr>
          <w:sz w:val="28"/>
          <w:szCs w:val="28"/>
        </w:rPr>
      </w:pPr>
      <w:r>
        <w:rPr>
          <w:sz w:val="28"/>
          <w:szCs w:val="28"/>
        </w:rPr>
        <w:t xml:space="preserve">The full path of the .ens file which is being decrypted. </w:t>
      </w:r>
    </w:p>
    <w:p w:rsidR="006D3661" w:rsidRDefault="00AB4C79">
      <w:pPr>
        <w:numPr>
          <w:ilvl w:val="0"/>
          <w:numId w:val="1"/>
        </w:numPr>
        <w:spacing w:after="0"/>
        <w:ind w:hanging="360"/>
        <w:contextualSpacing/>
        <w:rPr>
          <w:sz w:val="28"/>
          <w:szCs w:val="28"/>
        </w:rPr>
      </w:pPr>
      <w:r>
        <w:rPr>
          <w:sz w:val="28"/>
          <w:szCs w:val="28"/>
        </w:rPr>
        <w:t>The file password which was given during the encryption of the original file while locking it in the vault (besides the sealing the Intel SGX provides).</w:t>
      </w:r>
    </w:p>
    <w:p w:rsidR="006D3661" w:rsidRDefault="00AB4C79">
      <w:pPr>
        <w:numPr>
          <w:ilvl w:val="0"/>
          <w:numId w:val="1"/>
        </w:numPr>
        <w:ind w:hanging="360"/>
        <w:contextualSpacing/>
        <w:rPr>
          <w:sz w:val="28"/>
          <w:szCs w:val="28"/>
        </w:rPr>
      </w:pPr>
      <w:r>
        <w:rPr>
          <w:sz w:val="28"/>
          <w:szCs w:val="28"/>
        </w:rPr>
        <w:t>The directory path where th</w:t>
      </w:r>
      <w:r>
        <w:rPr>
          <w:sz w:val="28"/>
          <w:szCs w:val="28"/>
        </w:rPr>
        <w:t>e user would like the decrypted file to be.</w:t>
      </w:r>
    </w:p>
    <w:p w:rsidR="006D3661" w:rsidRDefault="00AB4C79">
      <w:r>
        <w:rPr>
          <w:sz w:val="28"/>
          <w:szCs w:val="28"/>
        </w:rPr>
        <w:t>As explained above, the decryption of a file must be done through the same vault used to encrypt that file.</w:t>
      </w:r>
    </w:p>
    <w:p w:rsidR="006D3661" w:rsidRDefault="00AB4C79">
      <w:r>
        <w:rPr>
          <w:sz w:val="28"/>
          <w:szCs w:val="28"/>
        </w:rPr>
        <w:t>The extra password is there to solve the issue where if an attacker had access to your computer, but doe</w:t>
      </w:r>
      <w:r>
        <w:rPr>
          <w:sz w:val="28"/>
          <w:szCs w:val="28"/>
        </w:rPr>
        <w:t>sn’t have all the so this password is a security wall, in order to block the attacker from getting to the file.</w:t>
      </w:r>
    </w:p>
    <w:p w:rsidR="006D3661" w:rsidRDefault="00AB4C79">
      <w:r>
        <w:rPr>
          <w:sz w:val="28"/>
          <w:szCs w:val="28"/>
        </w:rPr>
        <w:t>The functionality of the decryption process is as below:</w:t>
      </w:r>
    </w:p>
    <w:p w:rsidR="006D3661" w:rsidRDefault="00AB4C79">
      <w:r>
        <w:rPr>
          <w:noProof/>
        </w:rPr>
        <w:drawing>
          <wp:inline distT="114300" distB="114300" distL="114300" distR="114300">
            <wp:extent cx="5943600" cy="33401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rsidR="006D3661" w:rsidRDefault="00AB4C79">
      <w:r>
        <w:rPr>
          <w:sz w:val="28"/>
          <w:szCs w:val="28"/>
        </w:rPr>
        <w:lastRenderedPageBreak/>
        <w:t>As presented above, the method is given the path for the .ens file. An OCALL is calle</w:t>
      </w:r>
      <w:r>
        <w:rPr>
          <w:sz w:val="28"/>
          <w:szCs w:val="28"/>
        </w:rPr>
        <w:t>d to retrieve the .ens file with the path given.</w:t>
      </w:r>
    </w:p>
    <w:p w:rsidR="006D3661" w:rsidRDefault="00AB4C79">
      <w:pPr>
        <w:spacing w:before="240"/>
      </w:pPr>
      <w:r>
        <w:rPr>
          <w:sz w:val="28"/>
          <w:szCs w:val="28"/>
        </w:rPr>
        <w:t>With the retrieved data from the .ens file, which was retrieved earlier, the encrypted header is decrypted using the master key, with the decryption method for AES – GCM 128 bit.</w:t>
      </w:r>
    </w:p>
    <w:p w:rsidR="006D3661" w:rsidRDefault="00AB4C79">
      <w:pPr>
        <w:spacing w:before="240"/>
      </w:pPr>
      <w:r>
        <w:rPr>
          <w:noProof/>
        </w:rPr>
        <w:drawing>
          <wp:inline distT="114300" distB="114300" distL="114300" distR="114300">
            <wp:extent cx="6843713" cy="249555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6843713" cy="2495550"/>
                    </a:xfrm>
                    <a:prstGeom prst="rect">
                      <a:avLst/>
                    </a:prstGeom>
                    <a:ln/>
                  </pic:spPr>
                </pic:pic>
              </a:graphicData>
            </a:graphic>
          </wp:inline>
        </w:drawing>
      </w:r>
    </w:p>
    <w:p w:rsidR="006D3661" w:rsidRDefault="00AB4C79">
      <w:pPr>
        <w:spacing w:before="240"/>
      </w:pPr>
      <w:r>
        <w:rPr>
          <w:sz w:val="28"/>
          <w:szCs w:val="28"/>
        </w:rPr>
        <w:t>In addition the file passw</w:t>
      </w:r>
      <w:r>
        <w:rPr>
          <w:sz w:val="28"/>
          <w:szCs w:val="28"/>
        </w:rPr>
        <w:t xml:space="preserve">ord is supplied. Its hash is calculated (with the hash function sha-256). This is used to encrypt the master key of the vault with the encryption method – AES – GCM 128 bit, which returns a new key as its result (128 bits long). </w:t>
      </w:r>
    </w:p>
    <w:p w:rsidR="006D3661" w:rsidRDefault="00AB4C79">
      <w:pPr>
        <w:spacing w:before="240"/>
      </w:pPr>
      <w:r>
        <w:rPr>
          <w:sz w:val="28"/>
          <w:szCs w:val="28"/>
        </w:rPr>
        <w:t>The new key created is use</w:t>
      </w:r>
      <w:r>
        <w:rPr>
          <w:sz w:val="28"/>
          <w:szCs w:val="28"/>
        </w:rPr>
        <w:t xml:space="preserve">d to decrypt the rest of the data from the .ens file which is the actual data from the original file, with the decryption method for AES – CTR. </w:t>
      </w:r>
      <w:r>
        <w:rPr>
          <w:sz w:val="28"/>
          <w:szCs w:val="28"/>
        </w:rPr>
        <w:br/>
        <w:t>While decrypting the file, the hash is calculated (with the hash function sha-256), and when it is complete, it</w:t>
      </w:r>
      <w:r>
        <w:rPr>
          <w:sz w:val="28"/>
          <w:szCs w:val="28"/>
        </w:rPr>
        <w:t xml:space="preserve"> is compared to the hash decrypted earlier from the header in order to check the integrity – if there were any changes in the file in which case the hashes are very unlikely to come out the same, which would trigger an error.</w:t>
      </w:r>
    </w:p>
    <w:p w:rsidR="006D3661" w:rsidRDefault="006D3661">
      <w:pPr>
        <w:spacing w:before="240"/>
      </w:pPr>
    </w:p>
    <w:p w:rsidR="006D3661" w:rsidRDefault="00AB4C79">
      <w:pPr>
        <w:spacing w:before="240"/>
      </w:pPr>
      <w:r>
        <w:rPr>
          <w:sz w:val="28"/>
          <w:szCs w:val="28"/>
        </w:rPr>
        <w:lastRenderedPageBreak/>
        <w:t xml:space="preserve">If the integrity test passes </w:t>
      </w:r>
      <w:r>
        <w:rPr>
          <w:sz w:val="28"/>
          <w:szCs w:val="28"/>
        </w:rPr>
        <w:t>successfully, an OCALL is called with the decrypted data, and the path for the new file given by the user, and the decrypted file is saved there, thus having finished the decryption process.</w:t>
      </w:r>
    </w:p>
    <w:p w:rsidR="006D3661" w:rsidRDefault="006D3661">
      <w:pPr>
        <w:spacing w:before="240"/>
      </w:pPr>
    </w:p>
    <w:p w:rsidR="0041765A" w:rsidRDefault="0041765A">
      <w:pPr>
        <w:spacing w:before="240"/>
      </w:pPr>
    </w:p>
    <w:p w:rsidR="0041765A" w:rsidRDefault="0041765A">
      <w:pPr>
        <w:spacing w:before="240"/>
      </w:pPr>
    </w:p>
    <w:p w:rsidR="0041765A" w:rsidRDefault="0041765A">
      <w:pPr>
        <w:spacing w:before="240"/>
      </w:pPr>
    </w:p>
    <w:p w:rsidR="0041765A" w:rsidRDefault="0041765A">
      <w:pPr>
        <w:spacing w:before="240"/>
      </w:pPr>
    </w:p>
    <w:p w:rsidR="0041765A" w:rsidRDefault="0041765A">
      <w:pPr>
        <w:spacing w:before="240"/>
      </w:pPr>
    </w:p>
    <w:p w:rsidR="0041765A" w:rsidRDefault="0041765A">
      <w:pPr>
        <w:spacing w:before="240"/>
      </w:pPr>
    </w:p>
    <w:p w:rsidR="0041765A" w:rsidRDefault="0041765A">
      <w:pPr>
        <w:spacing w:before="240"/>
      </w:pPr>
    </w:p>
    <w:p w:rsidR="0041765A" w:rsidRDefault="0041765A">
      <w:pPr>
        <w:spacing w:before="240"/>
      </w:pPr>
    </w:p>
    <w:p w:rsidR="0041765A" w:rsidRDefault="0041765A">
      <w:pPr>
        <w:spacing w:before="240"/>
      </w:pPr>
    </w:p>
    <w:p w:rsidR="0041765A" w:rsidRDefault="0041765A">
      <w:pPr>
        <w:spacing w:before="240"/>
      </w:pPr>
    </w:p>
    <w:p w:rsidR="0041765A" w:rsidRDefault="0041765A">
      <w:pPr>
        <w:spacing w:before="240"/>
      </w:pPr>
    </w:p>
    <w:p w:rsidR="0041765A" w:rsidRDefault="0041765A">
      <w:pPr>
        <w:spacing w:before="240"/>
      </w:pPr>
    </w:p>
    <w:p w:rsidR="0041765A" w:rsidRDefault="0041765A">
      <w:pPr>
        <w:spacing w:before="240"/>
      </w:pPr>
    </w:p>
    <w:p w:rsidR="0041765A" w:rsidRDefault="0041765A">
      <w:pPr>
        <w:spacing w:before="240"/>
      </w:pPr>
    </w:p>
    <w:p w:rsidR="0041765A" w:rsidRDefault="0041765A">
      <w:pPr>
        <w:spacing w:before="240"/>
      </w:pPr>
    </w:p>
    <w:p w:rsidR="0041765A" w:rsidRDefault="0041765A">
      <w:pPr>
        <w:spacing w:before="240"/>
      </w:pPr>
    </w:p>
    <w:p w:rsidR="0041765A" w:rsidRDefault="0041765A">
      <w:pPr>
        <w:spacing w:before="240"/>
      </w:pPr>
    </w:p>
    <w:p w:rsidR="0041765A" w:rsidRDefault="0041765A">
      <w:pPr>
        <w:spacing w:before="240"/>
      </w:pPr>
    </w:p>
    <w:p w:rsidR="0041765A" w:rsidRDefault="0041765A">
      <w:pPr>
        <w:spacing w:before="240"/>
      </w:pPr>
    </w:p>
    <w:p w:rsidR="006D3661" w:rsidRDefault="00AB4C79">
      <w:pPr>
        <w:pStyle w:val="Heading3"/>
        <w:jc w:val="center"/>
      </w:pPr>
      <w:bookmarkStart w:id="7" w:name="_s2zxrjz53rqw" w:colFirst="0" w:colLast="0"/>
      <w:bookmarkEnd w:id="7"/>
      <w:r>
        <w:rPr>
          <w:color w:val="0000FF"/>
          <w:sz w:val="60"/>
          <w:szCs w:val="60"/>
          <w:u w:val="single"/>
        </w:rPr>
        <w:lastRenderedPageBreak/>
        <w:t>O</w:t>
      </w:r>
      <w:r>
        <w:rPr>
          <w:color w:val="0000FF"/>
          <w:sz w:val="60"/>
          <w:szCs w:val="60"/>
          <w:u w:val="single"/>
        </w:rPr>
        <w:t>perating Instruction for the Program’s User Interface:</w:t>
      </w:r>
    </w:p>
    <w:p w:rsidR="006D3661" w:rsidRDefault="006D3661"/>
    <w:p w:rsidR="006D3661" w:rsidRDefault="00AB4C79">
      <w:r>
        <w:rPr>
          <w:sz w:val="28"/>
          <w:szCs w:val="28"/>
        </w:rPr>
        <w:t>To begin with, when the program is first opened, the following window comes up:</w:t>
      </w:r>
    </w:p>
    <w:p w:rsidR="006D3661" w:rsidRDefault="00C90888">
      <w:pPr>
        <w:ind w:left="720"/>
      </w:pPr>
      <w:r>
        <w:rPr>
          <w:noProof/>
        </w:rPr>
        <w:drawing>
          <wp:inline distT="0" distB="0" distL="0" distR="0">
            <wp:extent cx="5943600" cy="3746401"/>
            <wp:effectExtent l="0" t="0" r="0" b="6985"/>
            <wp:docPr id="12" name="Picture 12" descr="C:\Users\Shalom\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lom\AppData\Local\Microsoft\Windows\INetCacheContent.Word\ma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46401"/>
                    </a:xfrm>
                    <a:prstGeom prst="rect">
                      <a:avLst/>
                    </a:prstGeom>
                    <a:noFill/>
                    <a:ln>
                      <a:noFill/>
                    </a:ln>
                  </pic:spPr>
                </pic:pic>
              </a:graphicData>
            </a:graphic>
          </wp:inline>
        </w:drawing>
      </w:r>
    </w:p>
    <w:p w:rsidR="00C90888" w:rsidRDefault="00C90888">
      <w:pPr>
        <w:ind w:left="720"/>
      </w:pPr>
      <w:r>
        <w:t>As shown above there are the following options:</w:t>
      </w:r>
    </w:p>
    <w:p w:rsidR="00F00582" w:rsidRDefault="00C90888" w:rsidP="00C90888">
      <w:pPr>
        <w:ind w:left="720"/>
      </w:pPr>
      <w:r>
        <w:t xml:space="preserve">First of all, There is the information tab on the top. When opened, the following message box </w:t>
      </w:r>
      <w:r w:rsidR="00F00582">
        <w:t>comes up</w:t>
      </w:r>
    </w:p>
    <w:p w:rsidR="00C90888" w:rsidRDefault="0076552F" w:rsidP="00C90888">
      <w:pPr>
        <w:ind w:left="720"/>
      </w:pPr>
      <w:r>
        <w:rPr>
          <w:noProof/>
        </w:rPr>
        <w:lastRenderedPageBreak/>
        <w:drawing>
          <wp:inline distT="0" distB="0" distL="0" distR="0">
            <wp:extent cx="2886710" cy="1657985"/>
            <wp:effectExtent l="0" t="0" r="8890" b="0"/>
            <wp:docPr id="19" name="Picture 6" descr="C:\Users\Shalom\AppData\Local\Microsoft\Windows\INetCacheContent.Word\Screenshot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lom\AppData\Local\Microsoft\Windows\INetCacheContent.Word\Screenshot_1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6710" cy="1657985"/>
                    </a:xfrm>
                    <a:prstGeom prst="rect">
                      <a:avLst/>
                    </a:prstGeom>
                    <a:noFill/>
                    <a:ln>
                      <a:noFill/>
                    </a:ln>
                  </pic:spPr>
                </pic:pic>
              </a:graphicData>
            </a:graphic>
          </wp:inline>
        </w:drawing>
      </w:r>
    </w:p>
    <w:p w:rsidR="00F00582" w:rsidRDefault="00F00582" w:rsidP="00F00582">
      <w:r>
        <w:tab/>
        <w:t>As shown, this gives a quick summary of the program’s abilities.</w:t>
      </w:r>
    </w:p>
    <w:p w:rsidR="00F00582" w:rsidRDefault="00F00582" w:rsidP="00F00582"/>
    <w:p w:rsidR="00F00582" w:rsidRDefault="00F00582" w:rsidP="00F00582">
      <w:r>
        <w:t>Another one of the options, is the first tab named “vault”. When clicked on the following options come up:</w:t>
      </w:r>
    </w:p>
    <w:p w:rsidR="00F00582" w:rsidRDefault="0076552F" w:rsidP="00F00582">
      <w:r>
        <w:rPr>
          <w:noProof/>
        </w:rPr>
        <w:drawing>
          <wp:inline distT="0" distB="0" distL="0" distR="0">
            <wp:extent cx="4728845" cy="2961640"/>
            <wp:effectExtent l="0" t="0" r="0" b="0"/>
            <wp:docPr id="17" name="Picture 10" descr="C:\Users\Shalom\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alom\AppData\Local\Microsoft\Windows\INetCacheContent.Word\Screenshot_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8845" cy="2961640"/>
                    </a:xfrm>
                    <a:prstGeom prst="rect">
                      <a:avLst/>
                    </a:prstGeom>
                    <a:noFill/>
                    <a:ln>
                      <a:noFill/>
                    </a:ln>
                  </pic:spPr>
                </pic:pic>
              </a:graphicData>
            </a:graphic>
          </wp:inline>
        </w:drawing>
      </w:r>
    </w:p>
    <w:p w:rsidR="00F00582" w:rsidRDefault="00F00582" w:rsidP="00F00582">
      <w:r>
        <w:t xml:space="preserve">As shown above, there are the </w:t>
      </w:r>
      <w:r w:rsidR="000C2E2F">
        <w:t>options to create a new vault, to load an existing vault and to close a vault.</w:t>
      </w:r>
    </w:p>
    <w:p w:rsidR="000C2E2F" w:rsidRDefault="000C2E2F" w:rsidP="00F00582">
      <w:r>
        <w:t>When creating a new vault, first, a file chooser window is opened in order to choose a place and name for the new .vlt vault file as shown bellow</w:t>
      </w:r>
    </w:p>
    <w:p w:rsidR="000C2E2F" w:rsidRDefault="0076552F" w:rsidP="00F00582">
      <w:r>
        <w:rPr>
          <w:noProof/>
        </w:rPr>
        <w:lastRenderedPageBreak/>
        <w:drawing>
          <wp:inline distT="0" distB="0" distL="0" distR="0">
            <wp:extent cx="4455795" cy="2900045"/>
            <wp:effectExtent l="0" t="0" r="1905" b="0"/>
            <wp:docPr id="16" name="Picture 13" descr="C:\Users\Shalom\AppData\Local\Microsoft\Windows\INetCacheContent.Word\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alom\AppData\Local\Microsoft\Windows\INetCacheContent.Word\Screenshot_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5795" cy="2900045"/>
                    </a:xfrm>
                    <a:prstGeom prst="rect">
                      <a:avLst/>
                    </a:prstGeom>
                    <a:noFill/>
                    <a:ln>
                      <a:noFill/>
                    </a:ln>
                  </pic:spPr>
                </pic:pic>
              </a:graphicData>
            </a:graphic>
          </wp:inline>
        </w:drawing>
      </w:r>
    </w:p>
    <w:p w:rsidR="000C2E2F" w:rsidRDefault="000C2E2F" w:rsidP="00F00582">
      <w:r>
        <w:t>After choosing a place and name for the .vlt file, the following window comes up:</w:t>
      </w:r>
    </w:p>
    <w:p w:rsidR="000C2E2F" w:rsidRDefault="0076552F" w:rsidP="00F00582">
      <w:r>
        <w:rPr>
          <w:noProof/>
        </w:rPr>
        <w:drawing>
          <wp:inline distT="0" distB="0" distL="0" distR="0">
            <wp:extent cx="1958340" cy="1282700"/>
            <wp:effectExtent l="0" t="0" r="3810" b="0"/>
            <wp:docPr id="15" name="Picture 15" descr="C:\Users\Shalom\AppData\Local\Microsoft\Windows\INetCacheContent.Word\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alom\AppData\Local\Microsoft\Windows\INetCacheContent.Word\Screenshot_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8340" cy="1282700"/>
                    </a:xfrm>
                    <a:prstGeom prst="rect">
                      <a:avLst/>
                    </a:prstGeom>
                    <a:noFill/>
                    <a:ln>
                      <a:noFill/>
                    </a:ln>
                  </pic:spPr>
                </pic:pic>
              </a:graphicData>
            </a:graphic>
          </wp:inline>
        </w:drawing>
      </w:r>
      <w:r w:rsidR="000C2E2F">
        <w:t xml:space="preserve"> </w:t>
      </w:r>
    </w:p>
    <w:p w:rsidR="000C2E2F" w:rsidRDefault="000C2E2F" w:rsidP="00F00582">
      <w:r>
        <w:t>This window is for choosing a master password for the vault (and there’s an option to choose a new path for the .vlt file), and then you press the “Create Vault” button to finish.</w:t>
      </w:r>
    </w:p>
    <w:p w:rsidR="000C2E2F" w:rsidRDefault="000C2E2F" w:rsidP="000C2E2F">
      <w:r>
        <w:t xml:space="preserve">The second option is to load an existing vault (.vlt file) used before. To do this you choose the second option on the vault tab as shown above. </w:t>
      </w:r>
    </w:p>
    <w:p w:rsidR="000C2E2F" w:rsidRDefault="000C2E2F" w:rsidP="000C2E2F">
      <w:r>
        <w:t>When chosen, the following file choosing window comes up to choose the vault you want to load. After choosing a file the following window comes up:</w:t>
      </w:r>
    </w:p>
    <w:p w:rsidR="000C2E2F" w:rsidRDefault="0076552F" w:rsidP="000C2E2F">
      <w:r>
        <w:rPr>
          <w:noProof/>
        </w:rPr>
        <w:drawing>
          <wp:inline distT="0" distB="0" distL="0" distR="0">
            <wp:extent cx="2306320" cy="1153160"/>
            <wp:effectExtent l="0" t="0" r="0" b="8890"/>
            <wp:docPr id="18" name="Picture 18" descr="C:\Users\Shalom\AppData\Local\Microsoft\Windows\INetCacheContent.Word\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halom\AppData\Local\Microsoft\Windows\INetCacheContent.Word\Screenshot_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6320" cy="1153160"/>
                    </a:xfrm>
                    <a:prstGeom prst="rect">
                      <a:avLst/>
                    </a:prstGeom>
                    <a:noFill/>
                    <a:ln>
                      <a:noFill/>
                    </a:ln>
                  </pic:spPr>
                </pic:pic>
              </a:graphicData>
            </a:graphic>
          </wp:inline>
        </w:drawing>
      </w:r>
    </w:p>
    <w:p w:rsidR="00BA602F" w:rsidRDefault="0061623A" w:rsidP="000C2E2F">
      <w:r>
        <w:lastRenderedPageBreak/>
        <w:t>This window is for entering the master password which was given to the vault during the creation process. To finish the loading of the vault, you press the “Open Vault” button.</w:t>
      </w:r>
    </w:p>
    <w:p w:rsidR="0061623A" w:rsidRDefault="0061623A" w:rsidP="000C2E2F">
      <w:r>
        <w:t>If it is loaded successfully, then the following window comes up:</w:t>
      </w:r>
    </w:p>
    <w:p w:rsidR="0061623A" w:rsidRDefault="0076552F" w:rsidP="000C2E2F">
      <w:r>
        <w:rPr>
          <w:noProof/>
        </w:rPr>
        <w:drawing>
          <wp:inline distT="0" distB="0" distL="0" distR="0">
            <wp:extent cx="2517775" cy="1207770"/>
            <wp:effectExtent l="0" t="0" r="0" b="0"/>
            <wp:docPr id="20" name="Picture 20" descr="C:\Users\Shalom\AppData\Local\Microsoft\Windows\INetCacheContent.Word\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halom\AppData\Local\Microsoft\Windows\INetCacheContent.Word\Screenshot_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7775" cy="1207770"/>
                    </a:xfrm>
                    <a:prstGeom prst="rect">
                      <a:avLst/>
                    </a:prstGeom>
                    <a:noFill/>
                    <a:ln>
                      <a:noFill/>
                    </a:ln>
                  </pic:spPr>
                </pic:pic>
              </a:graphicData>
            </a:graphic>
          </wp:inline>
        </w:drawing>
      </w:r>
    </w:p>
    <w:p w:rsidR="0061623A" w:rsidRDefault="0061623A" w:rsidP="000C2E2F"/>
    <w:p w:rsidR="0061623A" w:rsidRDefault="0061623A" w:rsidP="0061623A">
      <w:r>
        <w:t>The third option is to close a vault that is currently opened in the program. To do so you choose the third option in the vault tab shown above and choose the option to “Close Vault”.</w:t>
      </w:r>
    </w:p>
    <w:p w:rsidR="0061623A" w:rsidRDefault="0061623A" w:rsidP="0061623A">
      <w:r>
        <w:t>It automatically closes the currently open vault, and the following message box comes up:</w:t>
      </w:r>
    </w:p>
    <w:p w:rsidR="0061623A" w:rsidRDefault="0076552F" w:rsidP="0061623A">
      <w:r>
        <w:rPr>
          <w:noProof/>
        </w:rPr>
        <w:drawing>
          <wp:inline distT="0" distB="0" distL="0" distR="0">
            <wp:extent cx="2054225" cy="1105535"/>
            <wp:effectExtent l="0" t="0" r="3175" b="0"/>
            <wp:docPr id="22" name="Picture 22" descr="C:\Users\Shalom\AppData\Local\Microsoft\Windows\INetCacheContent.Word\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halom\AppData\Local\Microsoft\Windows\INetCacheContent.Word\Screenshot_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4225" cy="1105535"/>
                    </a:xfrm>
                    <a:prstGeom prst="rect">
                      <a:avLst/>
                    </a:prstGeom>
                    <a:noFill/>
                    <a:ln>
                      <a:noFill/>
                    </a:ln>
                  </pic:spPr>
                </pic:pic>
              </a:graphicData>
            </a:graphic>
          </wp:inline>
        </w:drawing>
      </w:r>
    </w:p>
    <w:p w:rsidR="0061623A" w:rsidRDefault="0061623A" w:rsidP="0061623A"/>
    <w:p w:rsidR="0061623A" w:rsidRDefault="0061623A" w:rsidP="0061623A">
      <w:r>
        <w:t>Besides the vault tab, you can also choose the file tab. When clicked, the following list is shown:</w:t>
      </w:r>
    </w:p>
    <w:p w:rsidR="0061623A" w:rsidRDefault="0061623A" w:rsidP="0061623A">
      <w:r>
        <w:t xml:space="preserve"> </w:t>
      </w:r>
      <w:r w:rsidR="0076552F">
        <w:rPr>
          <w:noProof/>
        </w:rPr>
        <w:drawing>
          <wp:inline distT="0" distB="0" distL="0" distR="0">
            <wp:extent cx="3732530" cy="2353945"/>
            <wp:effectExtent l="0" t="0" r="1270" b="8255"/>
            <wp:docPr id="25" name="Picture 25" descr="C:\Users\Shalom\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halom\AppData\Local\Microsoft\Windows\INetCacheContent.Word\Screenshot_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2530" cy="2353945"/>
                    </a:xfrm>
                    <a:prstGeom prst="rect">
                      <a:avLst/>
                    </a:prstGeom>
                    <a:noFill/>
                    <a:ln>
                      <a:noFill/>
                    </a:ln>
                  </pic:spPr>
                </pic:pic>
              </a:graphicData>
            </a:graphic>
          </wp:inline>
        </w:drawing>
      </w:r>
    </w:p>
    <w:p w:rsidR="000C2E2F" w:rsidRDefault="0061623A" w:rsidP="000C2E2F">
      <w:r>
        <w:lastRenderedPageBreak/>
        <w:t>As shown above, there is an option to encrypt or decrypt a file with the currently opened vault.</w:t>
      </w:r>
    </w:p>
    <w:p w:rsidR="0061623A" w:rsidRDefault="0061623A" w:rsidP="000C2E2F">
      <w:r>
        <w:t>To encrypt, you can choose the encrypt file tab, or just click the big green button in the main window.</w:t>
      </w:r>
    </w:p>
    <w:p w:rsidR="0061623A" w:rsidRDefault="0061623A" w:rsidP="000E077F">
      <w:r>
        <w:t>When encrypting a file, the user must choose a file to encrypt with a file choosing window. When chosen, the encryption window comes up:</w:t>
      </w:r>
    </w:p>
    <w:p w:rsidR="000E077F" w:rsidRDefault="0076552F" w:rsidP="000E077F">
      <w:r>
        <w:rPr>
          <w:noProof/>
        </w:rPr>
        <w:drawing>
          <wp:inline distT="0" distB="0" distL="0" distR="0">
            <wp:extent cx="2176780" cy="1412240"/>
            <wp:effectExtent l="0" t="0" r="0" b="0"/>
            <wp:docPr id="56" name="Picture 56" descr="C:\Users\Shalom\AppData\Local\Microsoft\Windows\INetCacheContent.Word\encrypt fi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Shalom\AppData\Local\Microsoft\Windows\INetCacheContent.Word\encrypt file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76780" cy="1412240"/>
                    </a:xfrm>
                    <a:prstGeom prst="rect">
                      <a:avLst/>
                    </a:prstGeom>
                    <a:noFill/>
                    <a:ln>
                      <a:noFill/>
                    </a:ln>
                  </pic:spPr>
                </pic:pic>
              </a:graphicData>
            </a:graphic>
          </wp:inline>
        </w:drawing>
      </w:r>
    </w:p>
    <w:p w:rsidR="004A1B1F" w:rsidRDefault="0061623A" w:rsidP="000C2E2F">
      <w:r>
        <w:t>Here you can change the file</w:t>
      </w:r>
      <w:r w:rsidR="004A1B1F">
        <w:t xml:space="preserve"> you chose if you want by clicking it, or choose a different place &amp; name for the encrypted file (the default is the name of the original file being encrypted with the additional suffix .ens as shown in the example above). </w:t>
      </w:r>
    </w:p>
    <w:p w:rsidR="004A1B1F" w:rsidRDefault="004A1B1F" w:rsidP="000C2E2F">
      <w:r>
        <w:t xml:space="preserve">In addition, you choose the file password and to finish you press encrypt. </w:t>
      </w:r>
    </w:p>
    <w:p w:rsidR="004A1B1F" w:rsidRDefault="004A1B1F" w:rsidP="000C2E2F">
      <w:r>
        <w:t xml:space="preserve">To encrypt it after choosing, you press the button, and the following window comes up – </w:t>
      </w:r>
    </w:p>
    <w:p w:rsidR="004A1B1F" w:rsidRDefault="0076552F" w:rsidP="000C2E2F">
      <w:r>
        <w:rPr>
          <w:noProof/>
        </w:rPr>
        <w:drawing>
          <wp:inline distT="0" distB="0" distL="0" distR="0">
            <wp:extent cx="3459480" cy="1221740"/>
            <wp:effectExtent l="0" t="0" r="7620" b="0"/>
            <wp:docPr id="32" name="Picture 32" descr="C:\Users\Shalom\AppData\Local\Microsoft\Windows\INetCacheContent.Word\Screensh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halom\AppData\Local\Microsoft\Windows\INetCacheContent.Word\Screenshot_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9480" cy="1221740"/>
                    </a:xfrm>
                    <a:prstGeom prst="rect">
                      <a:avLst/>
                    </a:prstGeom>
                    <a:noFill/>
                    <a:ln>
                      <a:noFill/>
                    </a:ln>
                  </pic:spPr>
                </pic:pic>
              </a:graphicData>
            </a:graphic>
          </wp:inline>
        </w:drawing>
      </w:r>
    </w:p>
    <w:p w:rsidR="00671CC2" w:rsidRDefault="00671CC2" w:rsidP="00671CC2">
      <w:r>
        <w:t>This is for choosing whether to delete the original after encrypting it or not.</w:t>
      </w:r>
    </w:p>
    <w:p w:rsidR="00671CC2" w:rsidRDefault="004A1B1F" w:rsidP="006155F6">
      <w:r>
        <w:t>During the encryption process, there is a progress bar which shows the percentage of it encrypted so far</w:t>
      </w:r>
      <w:r w:rsidR="00671CC2">
        <w:t xml:space="preserve"> as shown below: </w:t>
      </w:r>
    </w:p>
    <w:p w:rsidR="006155F6" w:rsidRDefault="0076552F" w:rsidP="006155F6">
      <w:r>
        <w:rPr>
          <w:noProof/>
        </w:rPr>
        <w:drawing>
          <wp:inline distT="0" distB="0" distL="0" distR="0">
            <wp:extent cx="1835785" cy="1194435"/>
            <wp:effectExtent l="0" t="0" r="0" b="5715"/>
            <wp:docPr id="60" name="Picture 60" descr="C:\Users\Shalom\AppData\Local\Microsoft\Windows\INetCacheContent.Word\encrypt file 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Shalom\AppData\Local\Microsoft\Windows\INetCacheContent.Word\encrypt file progres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35785" cy="1194435"/>
                    </a:xfrm>
                    <a:prstGeom prst="rect">
                      <a:avLst/>
                    </a:prstGeom>
                    <a:noFill/>
                    <a:ln>
                      <a:noFill/>
                    </a:ln>
                  </pic:spPr>
                </pic:pic>
              </a:graphicData>
            </a:graphic>
          </wp:inline>
        </w:drawing>
      </w:r>
    </w:p>
    <w:p w:rsidR="00671CC2" w:rsidRDefault="00671CC2" w:rsidP="006155F6">
      <w:r>
        <w:t>Finally, when the encryption is done the following message comes up:</w:t>
      </w:r>
    </w:p>
    <w:p w:rsidR="006155F6" w:rsidRDefault="0076552F" w:rsidP="006155F6">
      <w:r>
        <w:rPr>
          <w:noProof/>
        </w:rPr>
        <w:lastRenderedPageBreak/>
        <w:drawing>
          <wp:inline distT="0" distB="0" distL="0" distR="0">
            <wp:extent cx="2435860" cy="1180465"/>
            <wp:effectExtent l="0" t="0" r="2540" b="635"/>
            <wp:docPr id="63" name="Picture 63" descr="C:\Users\Shalom\AppData\Local\Microsoft\Windows\INetCacheContent.Word\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Shalom\AppData\Local\Microsoft\Windows\INetCacheContent.Word\unnam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5860" cy="1180465"/>
                    </a:xfrm>
                    <a:prstGeom prst="rect">
                      <a:avLst/>
                    </a:prstGeom>
                    <a:noFill/>
                    <a:ln>
                      <a:noFill/>
                    </a:ln>
                  </pic:spPr>
                </pic:pic>
              </a:graphicData>
            </a:graphic>
          </wp:inline>
        </w:drawing>
      </w:r>
    </w:p>
    <w:p w:rsidR="00671CC2" w:rsidRDefault="00671CC2" w:rsidP="00671CC2">
      <w:r>
        <w:t xml:space="preserve">And the encrypted file comes to be as shown below - </w:t>
      </w:r>
      <w:r w:rsidR="0076552F">
        <w:rPr>
          <w:noProof/>
        </w:rPr>
        <w:drawing>
          <wp:inline distT="0" distB="0" distL="0" distR="0">
            <wp:extent cx="4155440" cy="511810"/>
            <wp:effectExtent l="0" t="0" r="0" b="2540"/>
            <wp:docPr id="43" name="Picture 43" descr="C:\Users\Shalom\AppData\Local\Microsoft\Windows\INetCacheContent.Word\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halom\AppData\Local\Microsoft\Windows\INetCacheContent.Word\Screenshot_1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5440" cy="511810"/>
                    </a:xfrm>
                    <a:prstGeom prst="rect">
                      <a:avLst/>
                    </a:prstGeom>
                    <a:noFill/>
                    <a:ln>
                      <a:noFill/>
                    </a:ln>
                  </pic:spPr>
                </pic:pic>
              </a:graphicData>
            </a:graphic>
          </wp:inline>
        </w:drawing>
      </w:r>
    </w:p>
    <w:p w:rsidR="00671CC2" w:rsidRDefault="00671CC2" w:rsidP="00671CC2"/>
    <w:p w:rsidR="00671CC2" w:rsidRDefault="00671CC2" w:rsidP="00671CC2">
      <w:r>
        <w:t>The second option is to decrypt a file. This can be done, through the file tab and then decrypt file choice in the list as shown above, or just pressing the big red button in the main window.</w:t>
      </w:r>
    </w:p>
    <w:p w:rsidR="00510BF3" w:rsidRDefault="00510BF3" w:rsidP="006155F6">
      <w:r>
        <w:t xml:space="preserve">When decrypting a file, a file choosing window comes up to choose the file and then the main decryption window comes up </w:t>
      </w:r>
    </w:p>
    <w:p w:rsidR="006155F6" w:rsidRDefault="0076552F" w:rsidP="006155F6">
      <w:r>
        <w:rPr>
          <w:noProof/>
        </w:rPr>
        <w:drawing>
          <wp:inline distT="0" distB="0" distL="0" distR="0">
            <wp:extent cx="1958340" cy="1323975"/>
            <wp:effectExtent l="0" t="0" r="3810" b="9525"/>
            <wp:docPr id="66" name="Picture 66" descr="C:\Users\Shalom\AppData\Local\Microsoft\Windows\INetCacheContent.Word\decrypt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Shalom\AppData\Local\Microsoft\Windows\INetCacheContent.Word\decrypt fi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58340" cy="1323975"/>
                    </a:xfrm>
                    <a:prstGeom prst="rect">
                      <a:avLst/>
                    </a:prstGeom>
                    <a:noFill/>
                    <a:ln>
                      <a:noFill/>
                    </a:ln>
                  </pic:spPr>
                </pic:pic>
              </a:graphicData>
            </a:graphic>
          </wp:inline>
        </w:drawing>
      </w:r>
      <w:bookmarkStart w:id="8" w:name="_GoBack"/>
      <w:bookmarkEnd w:id="8"/>
    </w:p>
    <w:p w:rsidR="00510BF3" w:rsidRDefault="00510BF3" w:rsidP="00510BF3">
      <w:r>
        <w:t>To change the file being decrypted press it and choose a different one, and the same goes for the decrypted file.</w:t>
      </w:r>
    </w:p>
    <w:p w:rsidR="00510BF3" w:rsidRDefault="00510BF3" w:rsidP="00510BF3">
      <w:r>
        <w:t>In addition, the user must enter the secret file password given to the file during the encryption process.</w:t>
      </w:r>
    </w:p>
    <w:p w:rsidR="00510BF3" w:rsidRDefault="00510BF3" w:rsidP="00510BF3">
      <w:r>
        <w:t>Finally, to finish you press the decrypt button, and then the following window comes up:</w:t>
      </w:r>
    </w:p>
    <w:p w:rsidR="00510BF3" w:rsidRDefault="0076552F" w:rsidP="00510BF3">
      <w:r>
        <w:rPr>
          <w:noProof/>
        </w:rPr>
        <w:drawing>
          <wp:inline distT="0" distB="0" distL="0" distR="0">
            <wp:extent cx="2566035" cy="901065"/>
            <wp:effectExtent l="0" t="0" r="5715" b="0"/>
            <wp:docPr id="48" name="Picture 48" descr="C:\Users\Shalom\AppData\Local\Microsoft\Windows\INetCacheContent.Word\Screenshot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halom\AppData\Local\Microsoft\Windows\INetCacheContent.Word\Screenshot_1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66035" cy="901065"/>
                    </a:xfrm>
                    <a:prstGeom prst="rect">
                      <a:avLst/>
                    </a:prstGeom>
                    <a:noFill/>
                    <a:ln>
                      <a:noFill/>
                    </a:ln>
                  </pic:spPr>
                </pic:pic>
              </a:graphicData>
            </a:graphic>
          </wp:inline>
        </w:drawing>
      </w:r>
      <w:r w:rsidR="00510BF3">
        <w:t xml:space="preserve"> </w:t>
      </w:r>
    </w:p>
    <w:p w:rsidR="00510BF3" w:rsidRDefault="00510BF3" w:rsidP="00510BF3">
      <w:r>
        <w:t>This window is for choosing whether or not to save the encrypted version of the file.</w:t>
      </w:r>
    </w:p>
    <w:p w:rsidR="00510BF3" w:rsidRDefault="00510BF3" w:rsidP="006155F6">
      <w:r>
        <w:t xml:space="preserve">During the decryption process, there is a progress bar which shows the percentage of the file decrypted </w:t>
      </w:r>
      <w:r>
        <w:lastRenderedPageBreak/>
        <w:t>so far.</w:t>
      </w:r>
    </w:p>
    <w:p w:rsidR="006155F6" w:rsidRDefault="006155F6" w:rsidP="006155F6">
      <w:r>
        <w:rPr>
          <w:noProof/>
        </w:rPr>
        <w:drawing>
          <wp:inline distT="0" distB="0" distL="0" distR="0">
            <wp:extent cx="2013955" cy="1310185"/>
            <wp:effectExtent l="0" t="0" r="5715" b="4445"/>
            <wp:docPr id="14" name="Picture 14" descr="C:\Users\Shalom\AppData\Local\Microsoft\Windows\INetCacheContent.Word\decrypt file 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Shalom\AppData\Local\Microsoft\Windows\INetCacheContent.Word\decrypt file progres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27686" cy="1319117"/>
                    </a:xfrm>
                    <a:prstGeom prst="rect">
                      <a:avLst/>
                    </a:prstGeom>
                    <a:noFill/>
                    <a:ln>
                      <a:noFill/>
                    </a:ln>
                  </pic:spPr>
                </pic:pic>
              </a:graphicData>
            </a:graphic>
          </wp:inline>
        </w:drawing>
      </w:r>
    </w:p>
    <w:p w:rsidR="00510BF3" w:rsidRDefault="00510BF3" w:rsidP="00510BF3">
      <w:r>
        <w:t xml:space="preserve">Finally, when it finishes, the following window comes up - </w:t>
      </w:r>
    </w:p>
    <w:p w:rsidR="00510BF3" w:rsidRDefault="0076552F" w:rsidP="00510BF3">
      <w:r>
        <w:rPr>
          <w:noProof/>
        </w:rPr>
        <w:drawing>
          <wp:inline distT="0" distB="0" distL="0" distR="0">
            <wp:extent cx="2729865" cy="1276350"/>
            <wp:effectExtent l="0" t="0" r="0" b="0"/>
            <wp:docPr id="52" name="Picture 52" descr="C:\Users\Shalom\AppData\Local\Microsoft\Windows\INetCacheContent.Word\Screenshot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Shalom\AppData\Local\Microsoft\Windows\INetCacheContent.Word\Screenshot_1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29865" cy="1276350"/>
                    </a:xfrm>
                    <a:prstGeom prst="rect">
                      <a:avLst/>
                    </a:prstGeom>
                    <a:noFill/>
                    <a:ln>
                      <a:noFill/>
                    </a:ln>
                  </pic:spPr>
                </pic:pic>
              </a:graphicData>
            </a:graphic>
          </wp:inline>
        </w:drawing>
      </w:r>
    </w:p>
    <w:p w:rsidR="00510BF3" w:rsidRDefault="00510BF3" w:rsidP="00510BF3">
      <w:r>
        <w:t xml:space="preserve">And the new decrypted file appears - </w:t>
      </w:r>
      <w:r w:rsidR="0076552F">
        <w:rPr>
          <w:noProof/>
        </w:rPr>
        <w:drawing>
          <wp:inline distT="0" distB="0" distL="0" distR="0">
            <wp:extent cx="5629910" cy="259080"/>
            <wp:effectExtent l="0" t="0" r="8890" b="7620"/>
            <wp:docPr id="54" name="Picture 54" descr="C:\Users\Shalom\AppData\Local\Microsoft\Windows\INetCacheContent.Word\Screenshot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Shalom\AppData\Local\Microsoft\Windows\INetCacheContent.Word\Screenshot_2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9910" cy="259080"/>
                    </a:xfrm>
                    <a:prstGeom prst="rect">
                      <a:avLst/>
                    </a:prstGeom>
                    <a:noFill/>
                    <a:ln>
                      <a:noFill/>
                    </a:ln>
                  </pic:spPr>
                </pic:pic>
              </a:graphicData>
            </a:graphic>
          </wp:inline>
        </w:drawing>
      </w:r>
    </w:p>
    <w:p w:rsidR="00510BF3" w:rsidRDefault="00510BF3" w:rsidP="000C2E2F"/>
    <w:p w:rsidR="00510BF3" w:rsidRDefault="00510BF3" w:rsidP="000C2E2F">
      <w:r>
        <w:t>When the program is closed it automatically closes the currently open vault.</w:t>
      </w:r>
    </w:p>
    <w:sectPr w:rsidR="00510BF3">
      <w:headerReference w:type="default" r:id="rId33"/>
      <w:footerReference w:type="default" r:id="rId3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4C79" w:rsidRDefault="00AB4C79">
      <w:pPr>
        <w:spacing w:after="0" w:line="240" w:lineRule="auto"/>
      </w:pPr>
      <w:r>
        <w:separator/>
      </w:r>
    </w:p>
  </w:endnote>
  <w:endnote w:type="continuationSeparator" w:id="0">
    <w:p w:rsidR="00AB4C79" w:rsidRDefault="00AB4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3661" w:rsidRDefault="00AB4C79">
    <w:pPr>
      <w:tabs>
        <w:tab w:val="center" w:pos="4680"/>
        <w:tab w:val="right" w:pos="9360"/>
      </w:tabs>
      <w:spacing w:after="720" w:line="240" w:lineRule="auto"/>
      <w:jc w:val="center"/>
    </w:pPr>
    <w:r>
      <w:fldChar w:fldCharType="begin"/>
    </w:r>
    <w:r>
      <w:instrText>PAG</w:instrText>
    </w:r>
    <w:r>
      <w:instrText>E</w:instrText>
    </w:r>
    <w:r>
      <w:fldChar w:fldCharType="separate"/>
    </w:r>
    <w:r w:rsidR="006D6E86">
      <w:rPr>
        <w:noProof/>
      </w:rPr>
      <w:t>25</w:t>
    </w:r>
    <w:r>
      <w:fldChar w:fldCharType="end"/>
    </w:r>
  </w:p>
  <w:p w:rsidR="006D3661" w:rsidRDefault="006D3661">
    <w:pPr>
      <w:tabs>
        <w:tab w:val="center" w:pos="4680"/>
        <w:tab w:val="right" w:pos="9360"/>
      </w:tabs>
      <w:spacing w:after="72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4C79" w:rsidRDefault="00AB4C79">
      <w:pPr>
        <w:spacing w:after="0" w:line="240" w:lineRule="auto"/>
      </w:pPr>
      <w:r>
        <w:separator/>
      </w:r>
    </w:p>
  </w:footnote>
  <w:footnote w:type="continuationSeparator" w:id="0">
    <w:p w:rsidR="00AB4C79" w:rsidRDefault="00AB4C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3661" w:rsidRDefault="006D3661">
    <w:pPr>
      <w:pStyle w:val="Heading3"/>
    </w:pPr>
    <w:bookmarkStart w:id="9" w:name="_3k35vh61qd7a" w:colFirst="0" w:colLast="0"/>
    <w:bookmarkEnd w:id="9"/>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85EEB"/>
    <w:multiLevelType w:val="multilevel"/>
    <w:tmpl w:val="3A1C9B8A"/>
    <w:lvl w:ilvl="0">
      <w:start w:val="1"/>
      <w:numFmt w:val="lowerLetter"/>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1" w15:restartNumberingAfterBreak="0">
    <w:nsid w:val="0C717956"/>
    <w:multiLevelType w:val="hybridMultilevel"/>
    <w:tmpl w:val="E30009DA"/>
    <w:lvl w:ilvl="0" w:tplc="2F4E2ADA">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30CEE"/>
    <w:multiLevelType w:val="multilevel"/>
    <w:tmpl w:val="96E660E8"/>
    <w:lvl w:ilvl="0">
      <w:start w:val="1"/>
      <w:numFmt w:val="lowerLetter"/>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3" w15:restartNumberingAfterBreak="0">
    <w:nsid w:val="1FAB0AE0"/>
    <w:multiLevelType w:val="hybridMultilevel"/>
    <w:tmpl w:val="A962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2F4C79"/>
    <w:multiLevelType w:val="hybridMultilevel"/>
    <w:tmpl w:val="1DB2BC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7536E4B"/>
    <w:multiLevelType w:val="hybridMultilevel"/>
    <w:tmpl w:val="163AF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BC2DF1"/>
    <w:multiLevelType w:val="multilevel"/>
    <w:tmpl w:val="81A4E01C"/>
    <w:lvl w:ilvl="0">
      <w:start w:val="1"/>
      <w:numFmt w:val="lowerLetter"/>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num w:numId="1">
    <w:abstractNumId w:val="2"/>
  </w:num>
  <w:num w:numId="2">
    <w:abstractNumId w:val="6"/>
  </w:num>
  <w:num w:numId="3">
    <w:abstractNumId w:val="0"/>
  </w:num>
  <w:num w:numId="4">
    <w:abstractNumId w:val="1"/>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661"/>
    <w:rsid w:val="0009324E"/>
    <w:rsid w:val="000C2E2F"/>
    <w:rsid w:val="000E077F"/>
    <w:rsid w:val="002B1650"/>
    <w:rsid w:val="002F2DCF"/>
    <w:rsid w:val="003371E0"/>
    <w:rsid w:val="0041765A"/>
    <w:rsid w:val="004A1B1F"/>
    <w:rsid w:val="00510BF3"/>
    <w:rsid w:val="006155F6"/>
    <w:rsid w:val="0061623A"/>
    <w:rsid w:val="00671CC2"/>
    <w:rsid w:val="006D3661"/>
    <w:rsid w:val="006D6E86"/>
    <w:rsid w:val="0076552F"/>
    <w:rsid w:val="007D0731"/>
    <w:rsid w:val="00AB25BA"/>
    <w:rsid w:val="00AB4C79"/>
    <w:rsid w:val="00BA602F"/>
    <w:rsid w:val="00C07FF8"/>
    <w:rsid w:val="00C90888"/>
    <w:rsid w:val="00D622A8"/>
    <w:rsid w:val="00DE7155"/>
    <w:rsid w:val="00DF07C9"/>
    <w:rsid w:val="00E72A46"/>
    <w:rsid w:val="00F0058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76C46"/>
  <w15:docId w15:val="{1222331C-239E-45C0-BEE5-4E8EC672E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he-IL"/>
      </w:rPr>
    </w:rPrDefault>
    <w:pPrDefault>
      <w:pPr>
        <w:widowControl w:val="0"/>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40" w:after="0"/>
      <w:outlineLvl w:val="1"/>
    </w:pPr>
    <w:rPr>
      <w:color w:val="2F5496"/>
      <w:sz w:val="26"/>
      <w:szCs w:val="26"/>
    </w:rPr>
  </w:style>
  <w:style w:type="paragraph" w:styleId="Heading3">
    <w:name w:val="heading 3"/>
    <w:basedOn w:val="Normal"/>
    <w:next w:val="Normal"/>
    <w:pPr>
      <w:keepNext/>
      <w:keepLines/>
      <w:spacing w:before="40" w:after="0"/>
      <w:outlineLvl w:val="2"/>
    </w:pPr>
    <w:rPr>
      <w:color w:val="1F3863"/>
      <w:sz w:val="24"/>
      <w:szCs w:val="24"/>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ListParagraph">
    <w:name w:val="List Paragraph"/>
    <w:basedOn w:val="Normal"/>
    <w:uiPriority w:val="34"/>
    <w:qFormat/>
    <w:rsid w:val="00C07F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2651</Words>
  <Characters>15116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ee rr</dc:creator>
  <cp:lastModifiedBy>Ezra Block</cp:lastModifiedBy>
  <cp:revision>2</cp:revision>
  <dcterms:created xsi:type="dcterms:W3CDTF">2017-01-27T13:39:00Z</dcterms:created>
  <dcterms:modified xsi:type="dcterms:W3CDTF">2017-01-27T13:39:00Z</dcterms:modified>
</cp:coreProperties>
</file>